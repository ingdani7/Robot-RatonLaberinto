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B7E75" w14:textId="77777777" w:rsidR="005249CB" w:rsidRDefault="005249CB">
      <w:pPr>
        <w:pStyle w:val="Text"/>
        <w:rPr>
          <w:sz w:val="18"/>
        </w:rPr>
      </w:pPr>
      <w:r>
        <w:rPr>
          <w:sz w:val="18"/>
        </w:rPr>
        <w:footnoteReference w:customMarkFollows="1" w:id="1"/>
        <w:sym w:font="Symbol" w:char="F020"/>
      </w:r>
    </w:p>
    <w:p w14:paraId="384EF6BE" w14:textId="77777777" w:rsidR="005249CB" w:rsidRDefault="00EE2074" w:rsidP="001557CC">
      <w:pPr>
        <w:framePr w:w="9360" w:hSpace="187" w:vSpace="187" w:wrap="notBeside" w:vAnchor="text" w:hAnchor="page" w:xAlign="center" w:y="1"/>
        <w:jc w:val="center"/>
        <w:rPr>
          <w:sz w:val="44"/>
          <w:lang w:val="es-CO"/>
        </w:rPr>
      </w:pPr>
      <w:r>
        <w:rPr>
          <w:sz w:val="44"/>
          <w:lang w:val="es-CO"/>
        </w:rPr>
        <w:t xml:space="preserve">PROYECTO </w:t>
      </w:r>
      <w:r w:rsidR="00F67C40">
        <w:rPr>
          <w:sz w:val="44"/>
          <w:lang w:val="es-CO"/>
        </w:rPr>
        <w:t xml:space="preserve">N° </w:t>
      </w:r>
      <w:r w:rsidR="00D112ED">
        <w:rPr>
          <w:sz w:val="44"/>
          <w:lang w:val="es-CO"/>
        </w:rPr>
        <w:t>3</w:t>
      </w:r>
    </w:p>
    <w:p w14:paraId="485C9F41" w14:textId="77777777" w:rsidR="001557CC" w:rsidRPr="00CC5CFE" w:rsidRDefault="00D112ED" w:rsidP="001557CC">
      <w:pPr>
        <w:framePr w:w="9360" w:hSpace="187" w:vSpace="187" w:wrap="notBeside" w:vAnchor="text" w:hAnchor="page" w:xAlign="center" w:y="1"/>
        <w:jc w:val="center"/>
        <w:rPr>
          <w:sz w:val="44"/>
          <w:lang w:val="es-CO"/>
        </w:rPr>
      </w:pPr>
      <w:r>
        <w:rPr>
          <w:sz w:val="44"/>
          <w:lang w:val="es-CO"/>
        </w:rPr>
        <w:t xml:space="preserve">LABERINTO </w:t>
      </w:r>
      <w:r w:rsidR="00DF4861">
        <w:rPr>
          <w:sz w:val="44"/>
          <w:lang w:val="es-CO"/>
        </w:rPr>
        <w:t xml:space="preserve">ROBOT </w:t>
      </w:r>
      <w:del w:id="0" w:author="Gerardo Lopez" w:date="2016-06-03T23:34:00Z">
        <w:r w:rsidR="00DF4861" w:rsidDel="005275B9">
          <w:rPr>
            <w:sz w:val="44"/>
            <w:lang w:val="es-CO"/>
          </w:rPr>
          <w:delText>RATON</w:delText>
        </w:r>
      </w:del>
      <w:ins w:id="1" w:author="Gerardo Lopez" w:date="2016-06-03T23:34:00Z">
        <w:r w:rsidR="005275B9">
          <w:rPr>
            <w:sz w:val="44"/>
            <w:lang w:val="es-CO"/>
          </w:rPr>
          <w:t>RATÓN</w:t>
        </w:r>
      </w:ins>
      <w:r w:rsidR="00DF4861">
        <w:rPr>
          <w:sz w:val="44"/>
          <w:lang w:val="es-CO"/>
        </w:rPr>
        <w:t xml:space="preserve"> </w:t>
      </w:r>
      <w:r w:rsidR="001557CC">
        <w:rPr>
          <w:sz w:val="44"/>
          <w:lang w:val="es-CO"/>
        </w:rPr>
        <w:t xml:space="preserve"> </w:t>
      </w:r>
    </w:p>
    <w:p w14:paraId="24565E5A" w14:textId="77777777" w:rsidR="00065DB1" w:rsidRPr="00CC5CFE" w:rsidRDefault="00065DB1" w:rsidP="00EE2074">
      <w:pPr>
        <w:framePr w:w="9360" w:hSpace="187" w:vSpace="187" w:wrap="notBeside" w:vAnchor="text" w:hAnchor="page" w:xAlign="center" w:y="1"/>
        <w:rPr>
          <w:sz w:val="44"/>
          <w:lang w:val="es-CO"/>
        </w:rPr>
      </w:pPr>
    </w:p>
    <w:p w14:paraId="206E5F17" w14:textId="77777777"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r w:rsidRPr="00CC5CFE">
        <w:rPr>
          <w:lang w:val="es-CO"/>
        </w:rPr>
        <w:t xml:space="preserve"> </w:t>
      </w:r>
      <w:r w:rsidR="00EE2074">
        <w:rPr>
          <w:lang w:val="es-CO"/>
        </w:rPr>
        <w:t xml:space="preserve">Moncayo Rojas Luis Miguel, </w:t>
      </w:r>
      <w:r w:rsidRPr="00CC5CFE">
        <w:rPr>
          <w:lang w:val="es-CO"/>
        </w:rPr>
        <w:t xml:space="preserve">Murcia Juan David, </w:t>
      </w:r>
      <w:r w:rsidR="00C4092D">
        <w:rPr>
          <w:lang w:val="es-CO"/>
        </w:rPr>
        <w:t>Pérez</w:t>
      </w:r>
      <w:r w:rsidR="00F67C40">
        <w:rPr>
          <w:lang w:val="es-CO"/>
        </w:rPr>
        <w:t xml:space="preserve"> </w:t>
      </w:r>
      <w:r w:rsidR="00C4092D">
        <w:rPr>
          <w:lang w:val="es-CO"/>
        </w:rPr>
        <w:t>Guzmán</w:t>
      </w:r>
      <w:r w:rsidR="00733753">
        <w:rPr>
          <w:lang w:val="es-CO"/>
        </w:rPr>
        <w:t xml:space="preserve"> </w:t>
      </w:r>
      <w:r w:rsidR="00F67C40">
        <w:rPr>
          <w:lang w:val="es-CO"/>
        </w:rPr>
        <w:t>Daniel</w:t>
      </w:r>
    </w:p>
    <w:p w14:paraId="4542B844" w14:textId="77777777" w:rsidR="004D5477" w:rsidRPr="00CC5CFE" w:rsidRDefault="00EC267C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hyperlink r:id="rId8" w:history="1">
        <w:r w:rsidR="001557CC" w:rsidRPr="0079798C">
          <w:rPr>
            <w:rStyle w:val="Hipervnculo"/>
            <w:lang w:val="es-CO"/>
          </w:rPr>
          <w:t>Lmmr.530@gmail.com</w:t>
        </w:r>
      </w:hyperlink>
      <w:r w:rsidR="001557CC">
        <w:rPr>
          <w:lang w:val="es-CO"/>
        </w:rPr>
        <w:t xml:space="preserve"> </w:t>
      </w:r>
    </w:p>
    <w:p w14:paraId="2BA3EA69" w14:textId="77777777" w:rsidR="004D5477" w:rsidRPr="00CC5CFE" w:rsidRDefault="00EC267C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hyperlink r:id="rId9" w:history="1">
        <w:r w:rsidR="001557CC" w:rsidRPr="0079798C">
          <w:rPr>
            <w:rStyle w:val="Hipervnculo"/>
            <w:lang w:val="es-CO"/>
          </w:rPr>
          <w:t>juancia96@gmail.com</w:t>
        </w:r>
      </w:hyperlink>
      <w:r w:rsidR="001557CC">
        <w:rPr>
          <w:lang w:val="es-CO"/>
        </w:rPr>
        <w:t xml:space="preserve"> </w:t>
      </w:r>
      <w:r w:rsidR="004D5477" w:rsidRPr="00CC5CFE">
        <w:rPr>
          <w:lang w:val="es-CO"/>
        </w:rPr>
        <w:t xml:space="preserve"> </w:t>
      </w:r>
      <w:r w:rsidR="001557CC">
        <w:rPr>
          <w:lang w:val="es-CO"/>
        </w:rPr>
        <w:t xml:space="preserve">   </w:t>
      </w:r>
    </w:p>
    <w:p w14:paraId="4A649297" w14:textId="77777777" w:rsidR="004D5477" w:rsidRPr="00CC5CFE" w:rsidRDefault="00EC267C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hyperlink r:id="rId10" w:history="1">
        <w:r w:rsidR="001557CC" w:rsidRPr="0079798C">
          <w:rPr>
            <w:rStyle w:val="Hipervnculo"/>
            <w:lang w:val="es-CO"/>
          </w:rPr>
          <w:t>ingdani7@gmail.com</w:t>
        </w:r>
      </w:hyperlink>
      <w:r w:rsidR="001557CC">
        <w:rPr>
          <w:lang w:val="es-CO"/>
        </w:rPr>
        <w:t xml:space="preserve"> </w:t>
      </w:r>
    </w:p>
    <w:p w14:paraId="0F587989" w14:textId="77777777"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szCs w:val="22"/>
          <w:lang w:val="es-CO"/>
        </w:rPr>
      </w:pPr>
      <w:r w:rsidRPr="00CC5CFE">
        <w:rPr>
          <w:szCs w:val="22"/>
          <w:lang w:val="es-CO"/>
        </w:rPr>
        <w:t xml:space="preserve">Universidad Del Quindío, Facultad de ingeniería, Armenia Quindío. </w:t>
      </w:r>
    </w:p>
    <w:p w14:paraId="503B259B" w14:textId="77777777"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</w:p>
    <w:p w14:paraId="081E84ED" w14:textId="77777777" w:rsidR="004D5477" w:rsidRPr="00CC5CFE" w:rsidRDefault="004D5477" w:rsidP="004D5477">
      <w:pPr>
        <w:framePr w:w="9072" w:h="1692" w:hRule="exact" w:hSpace="187" w:vSpace="187" w:wrap="notBeside" w:vAnchor="text" w:hAnchor="page" w:x="1538" w:y="196"/>
        <w:rPr>
          <w:lang w:val="es-CO"/>
        </w:rPr>
      </w:pPr>
    </w:p>
    <w:p w14:paraId="15DE34DE" w14:textId="77777777"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</w:p>
    <w:p w14:paraId="089EE80B" w14:textId="77777777" w:rsidR="00531F36" w:rsidRPr="00CC5CFE" w:rsidRDefault="00531F36">
      <w:pPr>
        <w:pStyle w:val="Text"/>
        <w:rPr>
          <w:i/>
          <w:sz w:val="24"/>
          <w:lang w:val="es-CO" w:eastAsia="es-CO"/>
        </w:rPr>
      </w:pPr>
    </w:p>
    <w:p w14:paraId="533894BC" w14:textId="77777777" w:rsidR="001557CC" w:rsidRDefault="005249CB" w:rsidP="006E4F97">
      <w:pPr>
        <w:pStyle w:val="Text"/>
        <w:rPr>
          <w:sz w:val="24"/>
          <w:lang w:val="es-CO" w:eastAsia="es-CO"/>
        </w:rPr>
      </w:pPr>
      <w:r w:rsidRPr="00CC5CFE">
        <w:rPr>
          <w:i/>
          <w:sz w:val="24"/>
          <w:lang w:val="es-CO" w:eastAsia="es-CO"/>
        </w:rPr>
        <w:t>Resumen</w:t>
      </w:r>
      <w:r w:rsidRPr="00CC5CFE">
        <w:rPr>
          <w:sz w:val="24"/>
          <w:lang w:val="es-CO" w:eastAsia="es-CO"/>
        </w:rPr>
        <w:t>—</w:t>
      </w:r>
      <w:bookmarkStart w:id="2" w:name="PointTmp"/>
      <w:r w:rsidR="003C3348" w:rsidRPr="00CC5CFE">
        <w:rPr>
          <w:sz w:val="24"/>
          <w:lang w:val="es-CO" w:eastAsia="es-CO"/>
        </w:rPr>
        <w:t xml:space="preserve"> </w:t>
      </w:r>
      <w:r w:rsidR="001557CC">
        <w:rPr>
          <w:sz w:val="24"/>
          <w:lang w:val="es-CO" w:eastAsia="es-CO"/>
        </w:rPr>
        <w:t xml:space="preserve">para el desarrollo del proyecto, se pretende realizar el </w:t>
      </w:r>
      <w:r w:rsidR="00D112ED">
        <w:rPr>
          <w:sz w:val="24"/>
          <w:lang w:val="es-CO" w:eastAsia="es-CO"/>
        </w:rPr>
        <w:t xml:space="preserve">diseño de un laberinto, el cual el robot </w:t>
      </w:r>
      <w:r w:rsidR="00DF4861">
        <w:rPr>
          <w:sz w:val="24"/>
          <w:lang w:val="es-CO" w:eastAsia="es-CO"/>
        </w:rPr>
        <w:t>ratón</w:t>
      </w:r>
      <w:r w:rsidR="00D112ED">
        <w:rPr>
          <w:sz w:val="24"/>
          <w:lang w:val="es-CO" w:eastAsia="es-CO"/>
        </w:rPr>
        <w:t xml:space="preserve"> tendrá como objetivo  resolver lo</w:t>
      </w:r>
      <w:r w:rsidR="00DF4861">
        <w:rPr>
          <w:sz w:val="24"/>
          <w:lang w:val="es-CO" w:eastAsia="es-CO"/>
        </w:rPr>
        <w:t xml:space="preserve"> en menor tiempo posible</w:t>
      </w:r>
      <w:r w:rsidR="00D112ED">
        <w:rPr>
          <w:sz w:val="24"/>
          <w:lang w:val="es-CO" w:eastAsia="es-CO"/>
        </w:rPr>
        <w:t>, para ello se implementara la simulación en tiempo real e</w:t>
      </w:r>
      <w:r w:rsidR="00DF4861">
        <w:rPr>
          <w:sz w:val="24"/>
          <w:lang w:val="es-CO" w:eastAsia="es-CO"/>
        </w:rPr>
        <w:t xml:space="preserve">n la herramienta computacional </w:t>
      </w:r>
      <w:del w:id="3" w:author="Gerardo Lopez" w:date="2016-06-03T23:34:00Z">
        <w:r w:rsidR="00D112ED" w:rsidDel="005275B9">
          <w:rPr>
            <w:sz w:val="24"/>
            <w:lang w:val="es-CO" w:eastAsia="es-CO"/>
          </w:rPr>
          <w:delText>processing</w:delText>
        </w:r>
      </w:del>
      <w:ins w:id="4" w:author="Gerardo Lopez" w:date="2016-06-03T23:34:00Z">
        <w:r w:rsidR="005275B9">
          <w:rPr>
            <w:sz w:val="24"/>
            <w:lang w:val="es-CO" w:eastAsia="es-CO"/>
          </w:rPr>
          <w:t>Processing</w:t>
        </w:r>
      </w:ins>
      <w:r w:rsidR="00DF4861">
        <w:rPr>
          <w:sz w:val="24"/>
          <w:lang w:val="es-CO" w:eastAsia="es-CO"/>
        </w:rPr>
        <w:t xml:space="preserve"> que permitirá</w:t>
      </w:r>
      <w:r w:rsidR="00D112ED">
        <w:rPr>
          <w:sz w:val="24"/>
          <w:lang w:val="es-CO" w:eastAsia="es-CO"/>
        </w:rPr>
        <w:t xml:space="preserve"> </w:t>
      </w:r>
      <w:r w:rsidR="00DF4861">
        <w:rPr>
          <w:sz w:val="24"/>
          <w:lang w:val="es-CO" w:eastAsia="es-CO"/>
        </w:rPr>
        <w:t xml:space="preserve">visualizar cada uno de los movimientos que realizar el  robot ratón  </w:t>
      </w:r>
    </w:p>
    <w:p w14:paraId="3CAEC69D" w14:textId="77777777" w:rsidR="001557CC" w:rsidRDefault="001557CC" w:rsidP="00A42640">
      <w:pPr>
        <w:pStyle w:val="Text"/>
        <w:rPr>
          <w:sz w:val="24"/>
          <w:lang w:val="es-CO" w:eastAsia="es-CO"/>
        </w:rPr>
      </w:pPr>
    </w:p>
    <w:p w14:paraId="18065878" w14:textId="77777777" w:rsidR="004E3AC5" w:rsidRPr="00634D2F" w:rsidRDefault="004E3AC5" w:rsidP="00A42640">
      <w:pPr>
        <w:pStyle w:val="Text"/>
        <w:rPr>
          <w:sz w:val="24"/>
          <w:szCs w:val="24"/>
          <w:lang w:val="es-CO" w:eastAsia="es-CO"/>
        </w:rPr>
      </w:pPr>
    </w:p>
    <w:p w14:paraId="467CA87E" w14:textId="77777777" w:rsidR="005249CB" w:rsidRPr="00634D2F" w:rsidRDefault="005249CB" w:rsidP="00336AB6">
      <w:pPr>
        <w:pStyle w:val="Text"/>
        <w:rPr>
          <w:sz w:val="24"/>
          <w:szCs w:val="24"/>
          <w:lang w:val="es-CO"/>
        </w:rPr>
      </w:pPr>
      <w:r w:rsidRPr="00634D2F">
        <w:rPr>
          <w:i/>
          <w:sz w:val="24"/>
          <w:szCs w:val="24"/>
          <w:lang w:val="es-CO"/>
        </w:rPr>
        <w:t>Índice de Términos—</w:t>
      </w:r>
      <w:r w:rsidR="003C3348" w:rsidRPr="00634D2F">
        <w:rPr>
          <w:sz w:val="24"/>
          <w:szCs w:val="24"/>
          <w:lang w:val="es-CO"/>
        </w:rPr>
        <w:t xml:space="preserve"> </w:t>
      </w:r>
      <w:r w:rsidR="00EE2074" w:rsidRPr="00634D2F">
        <w:rPr>
          <w:sz w:val="24"/>
          <w:szCs w:val="24"/>
          <w:lang w:val="es-CO"/>
        </w:rPr>
        <w:t>Micro</w:t>
      </w:r>
      <w:r w:rsidR="00A5733A">
        <w:rPr>
          <w:sz w:val="24"/>
          <w:szCs w:val="24"/>
          <w:lang w:val="es-CO"/>
        </w:rPr>
        <w:t xml:space="preserve"> </w:t>
      </w:r>
      <w:r w:rsidR="00EE2074" w:rsidRPr="00634D2F">
        <w:rPr>
          <w:sz w:val="24"/>
          <w:szCs w:val="24"/>
          <w:lang w:val="es-CO"/>
        </w:rPr>
        <w:t>controlador,</w:t>
      </w:r>
      <w:r w:rsidR="00A5733A">
        <w:rPr>
          <w:sz w:val="24"/>
          <w:szCs w:val="24"/>
          <w:lang w:val="es-CO"/>
        </w:rPr>
        <w:t xml:space="preserve"> sensor qtr 8</w:t>
      </w:r>
      <w:r w:rsidR="006E2C01">
        <w:rPr>
          <w:sz w:val="24"/>
          <w:szCs w:val="24"/>
          <w:lang w:val="es-CO"/>
        </w:rPr>
        <w:t>,</w:t>
      </w:r>
      <w:r w:rsidR="00D112ED">
        <w:rPr>
          <w:sz w:val="24"/>
          <w:szCs w:val="24"/>
          <w:lang w:val="es-CO"/>
        </w:rPr>
        <w:t xml:space="preserve"> puente H L298N, processing.</w:t>
      </w:r>
    </w:p>
    <w:bookmarkEnd w:id="2"/>
    <w:p w14:paraId="3758CCC1" w14:textId="77777777" w:rsidR="005249CB" w:rsidRDefault="005249CB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INTRODUCCIÓN</w:t>
      </w:r>
    </w:p>
    <w:p w14:paraId="64B3DFED" w14:textId="77777777" w:rsidR="00056D33" w:rsidRPr="00056D33" w:rsidRDefault="00056D33" w:rsidP="00056D33">
      <w:pPr>
        <w:rPr>
          <w:lang w:val="es-CO"/>
        </w:rPr>
      </w:pPr>
    </w:p>
    <w:p w14:paraId="63A282CD" w14:textId="77777777" w:rsidR="0052107D" w:rsidRDefault="00D112ED" w:rsidP="0052107D">
      <w:pPr>
        <w:pStyle w:val="NormalWeb"/>
        <w:spacing w:before="0" w:beforeAutospacing="0" w:after="0" w:afterAutospacing="0" w:line="240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El presente informe trata de la construcción de un </w:t>
      </w:r>
      <w:r w:rsidR="001C494C">
        <w:rPr>
          <w:color w:val="000000" w:themeColor="text1"/>
        </w:rPr>
        <w:t xml:space="preserve">robot </w:t>
      </w:r>
      <w:r w:rsidR="00DF4861">
        <w:rPr>
          <w:color w:val="000000" w:themeColor="text1"/>
        </w:rPr>
        <w:t xml:space="preserve">ratón </w:t>
      </w:r>
      <w:r w:rsidR="001C494C">
        <w:rPr>
          <w:color w:val="000000" w:themeColor="text1"/>
        </w:rPr>
        <w:t>capaz de resolver un laberinto. Para ello primero se empieza co</w:t>
      </w:r>
      <w:r w:rsidR="005D649D">
        <w:rPr>
          <w:color w:val="000000" w:themeColor="text1"/>
        </w:rPr>
        <w:t xml:space="preserve">n la construcción del laberinto de dimensiones 6*6, cada cuadro tiene una medida de 25 cm, una vez diseñado el laberinto, el robot </w:t>
      </w:r>
      <w:r w:rsidR="00DF4861">
        <w:rPr>
          <w:color w:val="000000" w:themeColor="text1"/>
        </w:rPr>
        <w:t>raton</w:t>
      </w:r>
      <w:r w:rsidR="005D649D">
        <w:rPr>
          <w:color w:val="000000" w:themeColor="text1"/>
        </w:rPr>
        <w:t xml:space="preserve"> será capaz de detectar las paredes para evitar chocar, también será capaz de detectar cual es el camino más adecuado y rápido para llegar a</w:t>
      </w:r>
      <w:r w:rsidR="00DF4861">
        <w:rPr>
          <w:color w:val="000000" w:themeColor="text1"/>
        </w:rPr>
        <w:t xml:space="preserve"> su</w:t>
      </w:r>
      <w:r w:rsidR="005D649D">
        <w:rPr>
          <w:color w:val="000000" w:themeColor="text1"/>
        </w:rPr>
        <w:t xml:space="preserve"> punto de destino.</w:t>
      </w:r>
    </w:p>
    <w:p w14:paraId="6C80EE67" w14:textId="77777777" w:rsidR="005D649D" w:rsidRDefault="005D649D" w:rsidP="0052107D">
      <w:pPr>
        <w:pStyle w:val="NormalWeb"/>
        <w:spacing w:before="0" w:beforeAutospacing="0" w:after="0" w:afterAutospacing="0" w:line="240" w:lineRule="atLeast"/>
        <w:jc w:val="both"/>
        <w:rPr>
          <w:color w:val="000000" w:themeColor="text1"/>
        </w:rPr>
      </w:pPr>
    </w:p>
    <w:p w14:paraId="2946CFE5" w14:textId="77777777" w:rsidR="005D649D" w:rsidRPr="0052107D" w:rsidRDefault="005D649D" w:rsidP="0052107D">
      <w:pPr>
        <w:pStyle w:val="NormalWeb"/>
        <w:spacing w:before="0" w:beforeAutospacing="0" w:after="0" w:afterAutospacing="0" w:line="240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En particular, para la elaboración del presente proyecto se utilizó una placa Arduino Uno y sensores para medir los valores de la pista, junto con la herramienta computacional processing con la cual se pretende crear una interfaz </w:t>
      </w:r>
      <w:r w:rsidR="00DF4861">
        <w:rPr>
          <w:color w:val="000000" w:themeColor="text1"/>
        </w:rPr>
        <w:t xml:space="preserve">el cual permitirá </w:t>
      </w:r>
      <w:r>
        <w:rPr>
          <w:color w:val="000000" w:themeColor="text1"/>
        </w:rPr>
        <w:t xml:space="preserve"> en tiempo real </w:t>
      </w:r>
      <w:r w:rsidR="00DF4861">
        <w:rPr>
          <w:color w:val="000000" w:themeColor="text1"/>
        </w:rPr>
        <w:t xml:space="preserve">observar la </w:t>
      </w:r>
      <w:r>
        <w:rPr>
          <w:color w:val="000000" w:themeColor="text1"/>
        </w:rPr>
        <w:t xml:space="preserve">ubicación del robot </w:t>
      </w:r>
      <w:r w:rsidR="00DF4861">
        <w:rPr>
          <w:color w:val="000000" w:themeColor="text1"/>
        </w:rPr>
        <w:t>ratón.</w:t>
      </w:r>
      <w:r>
        <w:rPr>
          <w:color w:val="000000" w:themeColor="text1"/>
        </w:rPr>
        <w:t xml:space="preserve"> </w:t>
      </w:r>
    </w:p>
    <w:p w14:paraId="1CA23C04" w14:textId="77777777" w:rsidR="00634D2F" w:rsidRPr="00634D2F" w:rsidRDefault="00634D2F" w:rsidP="0052107D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 xml:space="preserve">objetivos </w:t>
      </w:r>
    </w:p>
    <w:p w14:paraId="16E5254B" w14:textId="77777777" w:rsidR="00634D2F" w:rsidRPr="00634D2F" w:rsidRDefault="00DF4861" w:rsidP="00634D2F">
      <w:pPr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realizar un robot ratón con la capacidad de resolver un laberinto con el menor tiempo posible, evitando quedar encerrado o colisionar con alguna de las paredes.</w:t>
      </w:r>
    </w:p>
    <w:p w14:paraId="6FD47ECB" w14:textId="77777777" w:rsidR="00634D2F" w:rsidRPr="00634D2F" w:rsidRDefault="00634D2F" w:rsidP="00634D2F">
      <w:pPr>
        <w:rPr>
          <w:sz w:val="24"/>
          <w:szCs w:val="24"/>
          <w:lang w:val="es-CO"/>
        </w:rPr>
      </w:pPr>
    </w:p>
    <w:p w14:paraId="461115B3" w14:textId="77777777" w:rsidR="00634D2F" w:rsidRDefault="006E4F97" w:rsidP="00634D2F">
      <w:pPr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D</w:t>
      </w:r>
      <w:r w:rsidR="00056D33">
        <w:rPr>
          <w:sz w:val="24"/>
          <w:szCs w:val="24"/>
          <w:lang w:val="es-CO"/>
        </w:rPr>
        <w:t xml:space="preserve">iseñar y construir una estructura para el </w:t>
      </w:r>
      <w:r w:rsidR="00A9637F">
        <w:rPr>
          <w:sz w:val="24"/>
          <w:szCs w:val="24"/>
          <w:lang w:val="es-CO"/>
        </w:rPr>
        <w:t>laberinto</w:t>
      </w:r>
      <w:r w:rsidR="00056D33">
        <w:rPr>
          <w:sz w:val="24"/>
          <w:szCs w:val="24"/>
          <w:lang w:val="es-CO"/>
        </w:rPr>
        <w:t xml:space="preserve"> </w:t>
      </w:r>
    </w:p>
    <w:p w14:paraId="187A59DC" w14:textId="77777777" w:rsidR="00DF4861" w:rsidRDefault="00DF4861" w:rsidP="00DF4861">
      <w:pPr>
        <w:pStyle w:val="Prrafodelista"/>
        <w:rPr>
          <w:sz w:val="24"/>
          <w:szCs w:val="24"/>
          <w:lang w:val="es-CO"/>
        </w:rPr>
      </w:pPr>
    </w:p>
    <w:p w14:paraId="28D5FAA1" w14:textId="77777777" w:rsidR="00DF4861" w:rsidRDefault="00DF4861" w:rsidP="00634D2F">
      <w:pPr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el robot tendrá la capacidad de ilustrar  en una interfaz gráfica cada uno de los cuadrantes que avanza en su recorrido </w:t>
      </w:r>
    </w:p>
    <w:p w14:paraId="33FCC4B0" w14:textId="77777777" w:rsidR="00056D33" w:rsidRDefault="00056D33" w:rsidP="00056D33">
      <w:pPr>
        <w:pStyle w:val="Prrafodelista"/>
        <w:rPr>
          <w:sz w:val="24"/>
          <w:szCs w:val="24"/>
          <w:lang w:val="es-CO"/>
        </w:rPr>
      </w:pPr>
    </w:p>
    <w:p w14:paraId="03125162" w14:textId="77777777" w:rsidR="00A5733A" w:rsidRDefault="00A5733A" w:rsidP="00A5733A">
      <w:pPr>
        <w:pStyle w:val="Ttulo1"/>
        <w:rPr>
          <w:sz w:val="24"/>
          <w:szCs w:val="24"/>
          <w:lang w:val="es-CO"/>
        </w:rPr>
      </w:pPr>
      <w:r w:rsidRPr="00A5733A">
        <w:rPr>
          <w:sz w:val="24"/>
          <w:szCs w:val="24"/>
          <w:lang w:val="es-CO"/>
        </w:rPr>
        <w:t xml:space="preserve">MATERIALES </w:t>
      </w:r>
    </w:p>
    <w:p w14:paraId="70C8CDFA" w14:textId="77777777" w:rsidR="00A5733A" w:rsidRPr="00A5733A" w:rsidRDefault="00A5733A" w:rsidP="00A5733A">
      <w:pPr>
        <w:rPr>
          <w:sz w:val="24"/>
          <w:szCs w:val="24"/>
          <w:lang w:val="es-CO"/>
        </w:rPr>
      </w:pPr>
    </w:p>
    <w:p w14:paraId="6292E48F" w14:textId="77777777" w:rsidR="00DE1FED" w:rsidRDefault="00A5733A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 w:rsidRPr="00A5733A">
        <w:rPr>
          <w:sz w:val="24"/>
          <w:szCs w:val="24"/>
          <w:lang w:val="es-CO"/>
        </w:rPr>
        <w:t>P</w:t>
      </w:r>
      <w:r w:rsidR="00056D33">
        <w:rPr>
          <w:sz w:val="24"/>
          <w:szCs w:val="24"/>
          <w:lang w:val="es-CO"/>
        </w:rPr>
        <w:t xml:space="preserve">uente </w:t>
      </w:r>
      <w:r w:rsidRPr="00A5733A">
        <w:rPr>
          <w:sz w:val="24"/>
          <w:szCs w:val="24"/>
          <w:lang w:val="es-CO"/>
        </w:rPr>
        <w:t xml:space="preserve"> H</w:t>
      </w:r>
      <w:r>
        <w:rPr>
          <w:sz w:val="24"/>
          <w:szCs w:val="24"/>
          <w:lang w:val="es-CO"/>
        </w:rPr>
        <w:t xml:space="preserve"> </w:t>
      </w:r>
    </w:p>
    <w:p w14:paraId="385732B8" w14:textId="77777777"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2  motores DC</w:t>
      </w:r>
    </w:p>
    <w:p w14:paraId="04417E7C" w14:textId="77777777"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QTR-8</w:t>
      </w:r>
    </w:p>
    <w:p w14:paraId="5F9E1304" w14:textId="77777777"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Madera(estructura del robot seguidor de línea)</w:t>
      </w:r>
    </w:p>
    <w:p w14:paraId="4E4C7497" w14:textId="77777777"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Dos ruedas locas </w:t>
      </w:r>
    </w:p>
    <w:p w14:paraId="6621B386" w14:textId="77777777"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Arduino uno </w:t>
      </w:r>
    </w:p>
    <w:p w14:paraId="35F10062" w14:textId="77777777"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Dos baterías de </w:t>
      </w:r>
      <w:r w:rsidR="00C971EE">
        <w:rPr>
          <w:sz w:val="24"/>
          <w:szCs w:val="24"/>
          <w:lang w:val="es-CO"/>
        </w:rPr>
        <w:t xml:space="preserve">8 voltios </w:t>
      </w:r>
    </w:p>
    <w:p w14:paraId="79A88E3C" w14:textId="77777777" w:rsidR="00C971EE" w:rsidRDefault="00C971EE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Cables </w:t>
      </w:r>
    </w:p>
    <w:p w14:paraId="52657D72" w14:textId="77777777" w:rsidR="00C971EE" w:rsidRDefault="00C971EE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Protoboard </w:t>
      </w:r>
    </w:p>
    <w:p w14:paraId="1A8A5CC0" w14:textId="77777777" w:rsidR="00C971EE" w:rsidRDefault="00B04F99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Laberinto </w:t>
      </w:r>
    </w:p>
    <w:p w14:paraId="4914FF86" w14:textId="77777777" w:rsidR="00056D33" w:rsidRDefault="00056D33" w:rsidP="00056D33">
      <w:pPr>
        <w:pStyle w:val="Prrafodelista"/>
        <w:ind w:left="720"/>
        <w:rPr>
          <w:sz w:val="24"/>
          <w:szCs w:val="24"/>
          <w:lang w:val="es-CO"/>
        </w:rPr>
      </w:pPr>
    </w:p>
    <w:p w14:paraId="459BA659" w14:textId="77777777" w:rsidR="00056D33" w:rsidRDefault="00056D33" w:rsidP="00056D33">
      <w:pPr>
        <w:ind w:left="708"/>
        <w:jc w:val="center"/>
        <w:rPr>
          <w:sz w:val="24"/>
          <w:szCs w:val="24"/>
          <w:lang w:val="es-CO"/>
        </w:rPr>
      </w:pPr>
      <w:r w:rsidRPr="00056D33">
        <w:rPr>
          <w:sz w:val="24"/>
          <w:szCs w:val="24"/>
          <w:lang w:val="es-CO"/>
        </w:rPr>
        <w:t xml:space="preserve">IV MARCO </w:t>
      </w:r>
      <w:del w:id="5" w:author="Gerardo Lopez" w:date="2016-06-03T23:34:00Z">
        <w:r w:rsidRPr="00056D33" w:rsidDel="005275B9">
          <w:rPr>
            <w:sz w:val="24"/>
            <w:szCs w:val="24"/>
            <w:lang w:val="es-CO"/>
          </w:rPr>
          <w:delText>TEORICO</w:delText>
        </w:r>
      </w:del>
      <w:ins w:id="6" w:author="Gerardo Lopez" w:date="2016-06-03T23:34:00Z">
        <w:r w:rsidR="005275B9" w:rsidRPr="00056D33">
          <w:rPr>
            <w:sz w:val="24"/>
            <w:szCs w:val="24"/>
            <w:lang w:val="es-CO"/>
          </w:rPr>
          <w:t>TEÓRICO</w:t>
        </w:r>
      </w:ins>
    </w:p>
    <w:p w14:paraId="7F498908" w14:textId="77777777" w:rsidR="00C971EE" w:rsidRDefault="00C971EE" w:rsidP="00056D33">
      <w:pPr>
        <w:ind w:left="708"/>
        <w:jc w:val="center"/>
        <w:rPr>
          <w:sz w:val="24"/>
          <w:szCs w:val="24"/>
          <w:lang w:val="es-CO"/>
        </w:rPr>
      </w:pPr>
    </w:p>
    <w:p w14:paraId="431AFCE7" w14:textId="77777777" w:rsidR="00C971EE" w:rsidRPr="00C971EE" w:rsidRDefault="00C971EE" w:rsidP="00C971EE">
      <w:pPr>
        <w:pStyle w:val="Prrafodelista"/>
        <w:numPr>
          <w:ilvl w:val="0"/>
          <w:numId w:val="33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PUENTE H L298N</w:t>
      </w:r>
    </w:p>
    <w:p w14:paraId="7D6513A3" w14:textId="77777777" w:rsidR="00634D2F" w:rsidRDefault="00A5733A" w:rsidP="00A5733A">
      <w:pPr>
        <w:pStyle w:val="Prrafodelista"/>
        <w:jc w:val="center"/>
        <w:rPr>
          <w:sz w:val="24"/>
          <w:szCs w:val="24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D34F31D" wp14:editId="735F8C07">
            <wp:extent cx="2009775" cy="163818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054" cy="16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5FBC" w14:textId="77777777" w:rsidR="00A5733A" w:rsidRDefault="00A5733A" w:rsidP="00A5733A">
      <w:pPr>
        <w:pStyle w:val="Prrafodelista"/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Figura 1. Puente H L298N.</w:t>
      </w:r>
    </w:p>
    <w:p w14:paraId="47F86B2A" w14:textId="77777777" w:rsidR="00DE1FED" w:rsidRDefault="00DE1FED" w:rsidP="00A5733A">
      <w:pPr>
        <w:pStyle w:val="Prrafodelista"/>
        <w:jc w:val="center"/>
        <w:rPr>
          <w:sz w:val="24"/>
          <w:szCs w:val="24"/>
          <w:lang w:val="es-CO"/>
        </w:rPr>
      </w:pPr>
    </w:p>
    <w:p w14:paraId="2034091F" w14:textId="77777777" w:rsidR="00A5733A" w:rsidRPr="00DE1FED" w:rsidRDefault="00DE1FED" w:rsidP="005275B9">
      <w:pPr>
        <w:jc w:val="both"/>
        <w:rPr>
          <w:sz w:val="24"/>
          <w:szCs w:val="24"/>
          <w:lang w:val="es-CO"/>
        </w:rPr>
        <w:pPrChange w:id="7" w:author="Gerardo Lopez" w:date="2016-06-03T23:34:00Z">
          <w:pPr/>
        </w:pPrChange>
      </w:pPr>
      <w:r w:rsidRPr="00DE1FED">
        <w:rPr>
          <w:sz w:val="24"/>
          <w:szCs w:val="24"/>
          <w:lang w:val="es-CO"/>
        </w:rPr>
        <w:t>Un puente H es un circuito electrónico que permite a un motor eléctrico en DC girar en ambos sentidos, avanzar o retroceder, son ampliamente usados en robótica y como convertidores de potencia [1]</w:t>
      </w:r>
    </w:p>
    <w:p w14:paraId="074E9C18" w14:textId="77777777" w:rsidR="00DE1FED" w:rsidRPr="00634D2F" w:rsidRDefault="00DE1FED" w:rsidP="00634D2F">
      <w:pPr>
        <w:pStyle w:val="Prrafodelista"/>
        <w:rPr>
          <w:sz w:val="24"/>
          <w:szCs w:val="24"/>
          <w:lang w:val="es-CO"/>
        </w:rPr>
      </w:pPr>
    </w:p>
    <w:p w14:paraId="6DC6F02D" w14:textId="77777777" w:rsidR="00DE1FED" w:rsidRPr="009A21C5" w:rsidRDefault="00DE1FED" w:rsidP="00DE1FED">
      <w:pPr>
        <w:pStyle w:val="Prrafodelista"/>
        <w:ind w:left="720"/>
        <w:rPr>
          <w:color w:val="000000" w:themeColor="text1"/>
          <w:sz w:val="24"/>
          <w:szCs w:val="24"/>
          <w:shd w:val="clear" w:color="auto" w:fill="FFFFFF"/>
          <w:lang w:val="es-ES"/>
        </w:rPr>
      </w:pPr>
    </w:p>
    <w:p w14:paraId="03F8D5AE" w14:textId="77777777" w:rsidR="00DE1FED" w:rsidRPr="0052107D" w:rsidRDefault="00DE1FED" w:rsidP="0052107D">
      <w:pPr>
        <w:rPr>
          <w:color w:val="000000" w:themeColor="text1"/>
          <w:sz w:val="24"/>
          <w:szCs w:val="24"/>
          <w:lang w:val="es-CO"/>
        </w:rPr>
      </w:pPr>
      <w:r w:rsidRPr="009A21C5">
        <w:rPr>
          <w:color w:val="000000" w:themeColor="text1"/>
          <w:sz w:val="24"/>
          <w:szCs w:val="24"/>
          <w:shd w:val="clear" w:color="auto" w:fill="FFFFFF"/>
          <w:lang w:val="es-ES"/>
        </w:rPr>
        <w:t xml:space="preserve">El </w:t>
      </w:r>
      <w:r w:rsidRPr="0052107D">
        <w:rPr>
          <w:color w:val="000000" w:themeColor="text1"/>
          <w:sz w:val="24"/>
          <w:szCs w:val="24"/>
          <w:lang w:val="es-CO"/>
        </w:rPr>
        <w:t>Puente H L298N se usa para controlar los motores</w:t>
      </w:r>
      <w:r w:rsidR="00056D33">
        <w:rPr>
          <w:color w:val="000000" w:themeColor="text1"/>
          <w:sz w:val="24"/>
          <w:szCs w:val="24"/>
          <w:lang w:val="es-CO"/>
        </w:rPr>
        <w:t xml:space="preserve"> DC</w:t>
      </w:r>
      <w:r w:rsidRPr="0052107D">
        <w:rPr>
          <w:color w:val="000000" w:themeColor="text1"/>
          <w:sz w:val="24"/>
          <w:szCs w:val="24"/>
          <w:lang w:val="es-CO"/>
        </w:rPr>
        <w:t xml:space="preserve"> y alimentar el micro controlador </w:t>
      </w:r>
    </w:p>
    <w:p w14:paraId="7C2A13E7" w14:textId="77777777" w:rsidR="00DE1FED" w:rsidRDefault="00DE1FED" w:rsidP="00DE1FED">
      <w:pPr>
        <w:pStyle w:val="Prrafodelista"/>
        <w:ind w:left="720"/>
        <w:rPr>
          <w:color w:val="000000" w:themeColor="text1"/>
          <w:sz w:val="24"/>
          <w:szCs w:val="24"/>
          <w:lang w:val="es-CO"/>
        </w:rPr>
      </w:pPr>
    </w:p>
    <w:p w14:paraId="754A7EC0" w14:textId="77777777" w:rsidR="00DE1FED" w:rsidRPr="00C971EE" w:rsidRDefault="00597D1E" w:rsidP="00C971EE">
      <w:pPr>
        <w:pStyle w:val="Prrafodelista"/>
        <w:numPr>
          <w:ilvl w:val="0"/>
          <w:numId w:val="33"/>
        </w:numPr>
        <w:rPr>
          <w:color w:val="000000" w:themeColor="text1"/>
          <w:sz w:val="24"/>
          <w:szCs w:val="24"/>
          <w:lang w:val="es-CO"/>
        </w:rPr>
      </w:pPr>
      <w:r w:rsidRPr="00C971EE">
        <w:rPr>
          <w:color w:val="000000" w:themeColor="text1"/>
          <w:sz w:val="24"/>
          <w:szCs w:val="24"/>
          <w:lang w:val="es-CO"/>
        </w:rPr>
        <w:t>MOTORES DC 10:1</w:t>
      </w:r>
    </w:p>
    <w:p w14:paraId="45ED7313" w14:textId="77777777" w:rsidR="00597D1E" w:rsidRDefault="00597D1E" w:rsidP="00597D1E">
      <w:pPr>
        <w:pStyle w:val="Prrafodelista"/>
        <w:ind w:left="720"/>
        <w:jc w:val="center"/>
        <w:rPr>
          <w:color w:val="000000" w:themeColor="text1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38BE959" wp14:editId="1983B81A">
            <wp:extent cx="2266950" cy="2050638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947" cy="20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8C53" w14:textId="77777777" w:rsidR="00597D1E" w:rsidRDefault="00597D1E" w:rsidP="00597D1E">
      <w:pPr>
        <w:pStyle w:val="Prrafodelista"/>
        <w:ind w:left="720"/>
        <w:jc w:val="center"/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Figura 2 motor DC</w:t>
      </w:r>
    </w:p>
    <w:p w14:paraId="49681F9F" w14:textId="77777777" w:rsidR="00597D1E" w:rsidRDefault="00597D1E" w:rsidP="00597D1E">
      <w:pPr>
        <w:pStyle w:val="Prrafodelista"/>
        <w:ind w:left="720"/>
        <w:rPr>
          <w:color w:val="000000" w:themeColor="text1"/>
          <w:sz w:val="24"/>
          <w:szCs w:val="24"/>
          <w:lang w:val="es-CO"/>
        </w:rPr>
      </w:pPr>
    </w:p>
    <w:p w14:paraId="3A91FDF0" w14:textId="77777777" w:rsidR="00597D1E" w:rsidRPr="0052107D" w:rsidRDefault="00597D1E" w:rsidP="0052107D">
      <w:pPr>
        <w:jc w:val="both"/>
        <w:rPr>
          <w:color w:val="000000" w:themeColor="text1"/>
          <w:sz w:val="24"/>
          <w:szCs w:val="24"/>
          <w:lang w:val="es-CO"/>
        </w:rPr>
      </w:pPr>
      <w:r w:rsidRPr="0052107D">
        <w:rPr>
          <w:color w:val="000000" w:themeColor="text1"/>
          <w:sz w:val="24"/>
          <w:szCs w:val="24"/>
          <w:lang w:val="es-CO"/>
        </w:rPr>
        <w:t xml:space="preserve">Es una máquina que convierte la energía eléctrica en una mecánica provocando un </w:t>
      </w:r>
      <w:r w:rsidR="0052107D">
        <w:rPr>
          <w:color w:val="000000" w:themeColor="text1"/>
          <w:sz w:val="24"/>
          <w:szCs w:val="24"/>
          <w:lang w:val="es-CO"/>
        </w:rPr>
        <w:t>m</w:t>
      </w:r>
      <w:r w:rsidRPr="0052107D">
        <w:rPr>
          <w:color w:val="000000" w:themeColor="text1"/>
          <w:sz w:val="24"/>
          <w:szCs w:val="24"/>
          <w:lang w:val="es-CO"/>
        </w:rPr>
        <w:t xml:space="preserve">ovimiento rotatorio, gracias a la acción que se genera del campo magnético [1] </w:t>
      </w:r>
    </w:p>
    <w:p w14:paraId="0DC7BE9A" w14:textId="77777777"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</w:p>
    <w:p w14:paraId="42E7C853" w14:textId="77777777" w:rsidR="00597D1E" w:rsidRPr="0052107D" w:rsidRDefault="00597D1E" w:rsidP="0052107D">
      <w:pPr>
        <w:jc w:val="both"/>
        <w:rPr>
          <w:color w:val="000000" w:themeColor="text1"/>
          <w:sz w:val="24"/>
          <w:szCs w:val="24"/>
          <w:lang w:val="es-CO"/>
        </w:rPr>
      </w:pPr>
      <w:r w:rsidRPr="0052107D">
        <w:rPr>
          <w:color w:val="000000" w:themeColor="text1"/>
          <w:sz w:val="24"/>
          <w:szCs w:val="24"/>
          <w:lang w:val="es-CO"/>
        </w:rPr>
        <w:t xml:space="preserve">Los motores se </w:t>
      </w:r>
      <w:del w:id="8" w:author="Gerardo Lopez" w:date="2016-06-03T23:34:00Z">
        <w:r w:rsidRPr="0052107D" w:rsidDel="005275B9">
          <w:rPr>
            <w:color w:val="000000" w:themeColor="text1"/>
            <w:sz w:val="24"/>
            <w:szCs w:val="24"/>
            <w:lang w:val="es-CO"/>
          </w:rPr>
          <w:delText>usa</w:delText>
        </w:r>
      </w:del>
      <w:ins w:id="9" w:author="Gerardo Lopez" w:date="2016-06-03T23:34:00Z">
        <w:r w:rsidR="005275B9" w:rsidRPr="0052107D">
          <w:rPr>
            <w:color w:val="000000" w:themeColor="text1"/>
            <w:sz w:val="24"/>
            <w:szCs w:val="24"/>
            <w:lang w:val="es-CO"/>
          </w:rPr>
          <w:t>usan</w:t>
        </w:r>
      </w:ins>
      <w:r w:rsidRPr="0052107D">
        <w:rPr>
          <w:color w:val="000000" w:themeColor="text1"/>
          <w:sz w:val="24"/>
          <w:szCs w:val="24"/>
          <w:lang w:val="es-CO"/>
        </w:rPr>
        <w:t xml:space="preserve"> para dar el movimiento al robot seguidor de línea </w:t>
      </w:r>
    </w:p>
    <w:p w14:paraId="50FD02B3" w14:textId="77777777"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</w:p>
    <w:p w14:paraId="155D721C" w14:textId="77777777" w:rsidR="00597D1E" w:rsidRDefault="00597D1E" w:rsidP="00C971EE">
      <w:pPr>
        <w:pStyle w:val="Prrafodelista"/>
        <w:numPr>
          <w:ilvl w:val="0"/>
          <w:numId w:val="33"/>
        </w:numPr>
        <w:jc w:val="both"/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SENSORES QTR-8</w:t>
      </w:r>
    </w:p>
    <w:p w14:paraId="3CEF50EC" w14:textId="77777777"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D3A7CD5" wp14:editId="77D3EAD7">
            <wp:extent cx="2952750" cy="194711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42C7" w14:textId="77777777" w:rsidR="00DE1FED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Figura 3 sensores</w:t>
      </w:r>
      <w:r w:rsidR="0052107D">
        <w:rPr>
          <w:color w:val="000000" w:themeColor="text1"/>
          <w:sz w:val="24"/>
          <w:szCs w:val="24"/>
          <w:lang w:val="es-CO"/>
        </w:rPr>
        <w:t xml:space="preserve"> QTR</w:t>
      </w:r>
      <w:r>
        <w:rPr>
          <w:color w:val="000000" w:themeColor="text1"/>
          <w:sz w:val="24"/>
          <w:szCs w:val="24"/>
          <w:lang w:val="es-CO"/>
        </w:rPr>
        <w:t xml:space="preserve">-8 </w:t>
      </w:r>
    </w:p>
    <w:p w14:paraId="590EAC5A" w14:textId="77777777"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</w:p>
    <w:p w14:paraId="22F6CD4B" w14:textId="77777777" w:rsidR="0052107D" w:rsidRP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 w:rsidRPr="0052107D">
        <w:rPr>
          <w:color w:val="000000" w:themeColor="text1"/>
        </w:rPr>
        <w:t xml:space="preserve">Cada sensor proporciona por separado una salida de voltaje análoga. Se pueden utilizar 8  sensores  </w:t>
      </w:r>
    </w:p>
    <w:p w14:paraId="712E6C7E" w14:textId="77777777" w:rsidR="0052107D" w:rsidRP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 w:rsidRPr="0052107D">
        <w:rPr>
          <w:color w:val="000000" w:themeColor="text1"/>
        </w:rPr>
        <w:t>   </w:t>
      </w:r>
    </w:p>
    <w:p w14:paraId="1D050B19" w14:textId="77777777" w:rsid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 w:rsidRPr="0052107D">
        <w:rPr>
          <w:color w:val="000000" w:themeColor="text1"/>
        </w:rPr>
        <w:t>El arreglo sensor de reflexión QTR-8 está pensado como un sensor de línea, pero puede ser utilizado para identificar la proximidad o como un sensor de reflectancia. El módulo dispone de ocho emisores de infrarrojos y de 8 receptores (fototransistor). El fototransistor se conecta a una resistencia de pull-up para formar un divisor de voltaje que produce una salida de voltaje analógica entre 0V y VIN, en función del IR reflejado. Bajo voltaje de salida es una indicación de una mayor reflexión.</w:t>
      </w:r>
      <w:r>
        <w:rPr>
          <w:color w:val="000000" w:themeColor="text1"/>
        </w:rPr>
        <w:t xml:space="preserve"> [2]</w:t>
      </w:r>
    </w:p>
    <w:p w14:paraId="65877228" w14:textId="77777777" w:rsidR="006509D4" w:rsidRDefault="006509D4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</w:p>
    <w:p w14:paraId="18334B97" w14:textId="77777777" w:rsidR="00C971EE" w:rsidRDefault="00C971EE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</w:p>
    <w:p w14:paraId="02E79848" w14:textId="77777777" w:rsidR="00C971EE" w:rsidRDefault="00C971EE" w:rsidP="00C971EE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 xml:space="preserve">ARDUINO UNO </w:t>
      </w:r>
    </w:p>
    <w:p w14:paraId="09C9AD05" w14:textId="77777777" w:rsidR="00C971EE" w:rsidRDefault="004D0014" w:rsidP="004D0014">
      <w:pPr>
        <w:pStyle w:val="NormalWeb"/>
        <w:shd w:val="clear" w:color="auto" w:fill="FFFFFF"/>
        <w:spacing w:before="0" w:beforeAutospacing="0" w:after="0" w:afterAutospacing="0" w:line="270" w:lineRule="atLeast"/>
        <w:jc w:val="center"/>
        <w:textAlignment w:val="baseline"/>
        <w:rPr>
          <w:color w:val="000000" w:themeColor="text1"/>
        </w:rPr>
      </w:pPr>
      <w:r>
        <w:rPr>
          <w:noProof/>
          <w:lang w:val="es-CO" w:eastAsia="es-CO"/>
        </w:rPr>
        <w:drawing>
          <wp:inline distT="0" distB="0" distL="0" distR="0" wp14:anchorId="17E536DD" wp14:editId="4F768065">
            <wp:extent cx="2286000" cy="2000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4867" w14:textId="77777777" w:rsidR="004D0014" w:rsidRDefault="004D0014" w:rsidP="004D0014">
      <w:pPr>
        <w:pStyle w:val="NormalWeb"/>
        <w:shd w:val="clear" w:color="auto" w:fill="FFFFFF"/>
        <w:spacing w:before="0" w:beforeAutospacing="0" w:after="0" w:afterAutospacing="0" w:line="270" w:lineRule="atLeast"/>
        <w:jc w:val="center"/>
        <w:textAlignment w:val="baseline"/>
        <w:rPr>
          <w:color w:val="000000" w:themeColor="text1"/>
        </w:rPr>
      </w:pPr>
      <w:r>
        <w:rPr>
          <w:color w:val="000000" w:themeColor="text1"/>
        </w:rPr>
        <w:t xml:space="preserve">Figura 4 </w:t>
      </w:r>
      <w:del w:id="10" w:author="Gerardo Lopez" w:date="2016-06-03T23:34:00Z">
        <w:r w:rsidDel="005275B9">
          <w:rPr>
            <w:color w:val="000000" w:themeColor="text1"/>
          </w:rPr>
          <w:delText>arduino</w:delText>
        </w:r>
      </w:del>
      <w:ins w:id="11" w:author="Gerardo Lopez" w:date="2016-06-03T23:34:00Z">
        <w:r w:rsidR="005275B9">
          <w:rPr>
            <w:color w:val="000000" w:themeColor="text1"/>
          </w:rPr>
          <w:t>Arduino</w:t>
        </w:r>
      </w:ins>
      <w:r>
        <w:rPr>
          <w:color w:val="000000" w:themeColor="text1"/>
        </w:rPr>
        <w:t xml:space="preserve"> uno </w:t>
      </w:r>
    </w:p>
    <w:p w14:paraId="148948A4" w14:textId="77777777" w:rsidR="006509D4" w:rsidRDefault="006509D4" w:rsidP="004D0014">
      <w:pPr>
        <w:pStyle w:val="NormalWeb"/>
        <w:shd w:val="clear" w:color="auto" w:fill="FFFFFF"/>
        <w:spacing w:before="0" w:beforeAutospacing="0" w:after="0" w:afterAutospacing="0" w:line="270" w:lineRule="atLeast"/>
        <w:jc w:val="center"/>
        <w:textAlignment w:val="baseline"/>
        <w:rPr>
          <w:color w:val="000000" w:themeColor="text1"/>
        </w:rPr>
      </w:pPr>
    </w:p>
    <w:p w14:paraId="71B46CC4" w14:textId="77777777" w:rsidR="00C971EE" w:rsidRPr="00C971EE" w:rsidRDefault="00C971EE" w:rsidP="00C971EE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 w:rsidRPr="00C971EE">
        <w:rPr>
          <w:rStyle w:val="apple-converted-space"/>
          <w:color w:val="000000" w:themeColor="text1"/>
        </w:rPr>
        <w:t> </w:t>
      </w:r>
      <w:r>
        <w:rPr>
          <w:rStyle w:val="apple-converted-space"/>
          <w:color w:val="000000" w:themeColor="text1"/>
        </w:rPr>
        <w:t xml:space="preserve">Es una </w:t>
      </w:r>
      <w:hyperlink r:id="rId15" w:tooltip="Circuito impreso" w:history="1">
        <w:r w:rsidRPr="00C971EE">
          <w:rPr>
            <w:rStyle w:val="Hipervnculo"/>
            <w:color w:val="000000" w:themeColor="text1"/>
            <w:u w:val="none"/>
          </w:rPr>
          <w:t>placa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de desarrollo que integran un</w:t>
      </w:r>
      <w:r w:rsidRPr="00C971EE">
        <w:rPr>
          <w:rStyle w:val="apple-converted-space"/>
          <w:color w:val="000000" w:themeColor="text1"/>
        </w:rPr>
        <w:t> </w:t>
      </w:r>
      <w:hyperlink r:id="rId16" w:tooltip="Microcontrolador" w:history="1">
        <w:r w:rsidRPr="00C971EE">
          <w:rPr>
            <w:rStyle w:val="Hipervnculo"/>
            <w:color w:val="000000" w:themeColor="text1"/>
            <w:u w:val="none"/>
          </w:rPr>
          <w:t>micro</w:t>
        </w:r>
        <w:r>
          <w:rPr>
            <w:rStyle w:val="Hipervnculo"/>
            <w:color w:val="000000" w:themeColor="text1"/>
            <w:u w:val="none"/>
          </w:rPr>
          <w:t xml:space="preserve"> </w:t>
        </w:r>
        <w:r w:rsidRPr="00C971EE">
          <w:rPr>
            <w:rStyle w:val="Hipervnculo"/>
            <w:color w:val="000000" w:themeColor="text1"/>
            <w:u w:val="none"/>
          </w:rPr>
          <w:t>controlador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y un</w:t>
      </w:r>
      <w:r>
        <w:rPr>
          <w:color w:val="000000" w:themeColor="text1"/>
        </w:rPr>
        <w:t xml:space="preserve"> </w:t>
      </w:r>
      <w:hyperlink r:id="rId17" w:tooltip="Entorno de desarrollo" w:history="1">
        <w:r w:rsidRPr="00C971EE">
          <w:rPr>
            <w:rStyle w:val="Hipervnculo"/>
            <w:color w:val="000000" w:themeColor="text1"/>
            <w:u w:val="none"/>
          </w:rPr>
          <w:t>entorno de desarrollo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(IDE), diseñado para facilitar el uso de la electrónica en proyectos multidisciplinarios</w:t>
      </w:r>
      <w:r>
        <w:rPr>
          <w:color w:val="000000" w:themeColor="text1"/>
        </w:rPr>
        <w:t>.</w:t>
      </w:r>
      <w:r w:rsidRPr="00C971EE">
        <w:rPr>
          <w:color w:val="000000" w:themeColor="text1"/>
        </w:rPr>
        <w:t xml:space="preserve"> </w:t>
      </w:r>
    </w:p>
    <w:p w14:paraId="31BD91B4" w14:textId="77777777" w:rsidR="00C971EE" w:rsidRDefault="00C971EE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 w:rsidRPr="00C971EE">
        <w:rPr>
          <w:color w:val="000000" w:themeColor="text1"/>
        </w:rPr>
        <w:lastRenderedPageBreak/>
        <w:t>El</w:t>
      </w:r>
      <w:r w:rsidRPr="00C971EE">
        <w:rPr>
          <w:rStyle w:val="apple-converted-space"/>
          <w:color w:val="000000" w:themeColor="text1"/>
        </w:rPr>
        <w:t> </w:t>
      </w:r>
      <w:hyperlink r:id="rId18" w:tooltip="Hardware" w:history="1">
        <w:r w:rsidRPr="00C971EE">
          <w:rPr>
            <w:rStyle w:val="Hipervnculo"/>
            <w:color w:val="000000" w:themeColor="text1"/>
            <w:u w:val="none"/>
          </w:rPr>
          <w:t>hardware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consiste en una placa de circuito impreso con un micro</w:t>
      </w:r>
      <w:r w:rsidR="004D0014">
        <w:rPr>
          <w:color w:val="000000" w:themeColor="text1"/>
        </w:rPr>
        <w:t xml:space="preserve"> </w:t>
      </w:r>
      <w:r w:rsidRPr="00C971EE">
        <w:rPr>
          <w:color w:val="000000" w:themeColor="text1"/>
        </w:rPr>
        <w:t>controlador, usualmente</w:t>
      </w:r>
      <w:r w:rsidRPr="00C971EE">
        <w:rPr>
          <w:rStyle w:val="apple-converted-space"/>
          <w:color w:val="000000" w:themeColor="text1"/>
        </w:rPr>
        <w:t> </w:t>
      </w:r>
      <w:hyperlink r:id="rId19" w:tooltip="AVR" w:history="1">
        <w:r w:rsidRPr="00C971EE">
          <w:rPr>
            <w:rStyle w:val="Hipervnculo"/>
            <w:color w:val="000000" w:themeColor="text1"/>
            <w:u w:val="none"/>
          </w:rPr>
          <w:t>Atmel AVR</w:t>
        </w:r>
      </w:hyperlink>
      <w:r w:rsidRPr="00C971EE">
        <w:rPr>
          <w:color w:val="000000" w:themeColor="text1"/>
        </w:rPr>
        <w:t>, y puertos digitales y analógicos de</w:t>
      </w:r>
      <w:r w:rsidRPr="00C971EE">
        <w:rPr>
          <w:rStyle w:val="apple-converted-space"/>
          <w:color w:val="000000" w:themeColor="text1"/>
        </w:rPr>
        <w:t> </w:t>
      </w:r>
      <w:hyperlink r:id="rId20" w:tooltip="Entrada/salida" w:history="1">
        <w:r w:rsidRPr="00C971EE">
          <w:rPr>
            <w:rStyle w:val="Hipervnculo"/>
            <w:color w:val="000000" w:themeColor="text1"/>
            <w:u w:val="none"/>
          </w:rPr>
          <w:t>entrada/salida</w:t>
        </w:r>
      </w:hyperlink>
      <w:r w:rsidRPr="00C971EE">
        <w:rPr>
          <w:color w:val="000000" w:themeColor="text1"/>
        </w:rPr>
        <w:t>,</w:t>
      </w:r>
      <w:r w:rsidR="004D0014">
        <w:rPr>
          <w:color w:val="000000" w:themeColor="text1"/>
        </w:rPr>
        <w:t xml:space="preserve"> </w:t>
      </w:r>
      <w:r w:rsidRPr="00C971EE">
        <w:rPr>
          <w:color w:val="000000" w:themeColor="text1"/>
        </w:rPr>
        <w:t>los cuales pueden conectarse a placas de expansión que expanden las características de funcionamiento de la placa arduino.</w:t>
      </w:r>
    </w:p>
    <w:p w14:paraId="508B773D" w14:textId="77777777" w:rsidR="004D0014" w:rsidRDefault="004D001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14:paraId="116A38A1" w14:textId="77777777"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14:paraId="330B2752" w14:textId="77777777"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14:paraId="4DF03C6C" w14:textId="77777777"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14:paraId="144AC797" w14:textId="77777777"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14:paraId="13D7A2DB" w14:textId="77777777"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14:paraId="528F6B79" w14:textId="77777777" w:rsidR="004D0014" w:rsidRDefault="004D0014" w:rsidP="004D0014">
      <w:pPr>
        <w:pStyle w:val="NormalWeb"/>
        <w:numPr>
          <w:ilvl w:val="0"/>
          <w:numId w:val="33"/>
        </w:numPr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RUEDA LOCA </w:t>
      </w:r>
    </w:p>
    <w:p w14:paraId="631AD879" w14:textId="77777777" w:rsidR="006509D4" w:rsidRDefault="006509D4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noProof/>
          <w:lang w:val="es-CO" w:eastAsia="es-CO"/>
        </w:rPr>
        <w:drawing>
          <wp:inline distT="0" distB="0" distL="0" distR="0" wp14:anchorId="102880CE" wp14:editId="7CE217B4">
            <wp:extent cx="1857375" cy="1714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79CB" w14:textId="77777777"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ind w:left="1068"/>
        <w:jc w:val="center"/>
        <w:rPr>
          <w:color w:val="000000" w:themeColor="text1"/>
        </w:rPr>
      </w:pPr>
      <w:r>
        <w:rPr>
          <w:color w:val="000000" w:themeColor="text1"/>
        </w:rPr>
        <w:t xml:space="preserve">Figura 5 rueda loca </w:t>
      </w:r>
    </w:p>
    <w:p w14:paraId="5920206F" w14:textId="77777777"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ind w:left="1068"/>
        <w:jc w:val="center"/>
        <w:rPr>
          <w:color w:val="000000" w:themeColor="text1"/>
        </w:rPr>
      </w:pPr>
    </w:p>
    <w:p w14:paraId="40892B4D" w14:textId="77777777"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La rueda loca es la que va a guiar el carro en las curvas y rectas, se encuentran ubicadas en  la parte de adelante del carro </w:t>
      </w:r>
    </w:p>
    <w:p w14:paraId="694EEECE" w14:textId="77777777"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14:paraId="142C39C4" w14:textId="77777777" w:rsidR="006509D4" w:rsidRDefault="006509D4" w:rsidP="006509D4">
      <w:pPr>
        <w:pStyle w:val="NormalWeb"/>
        <w:numPr>
          <w:ilvl w:val="0"/>
          <w:numId w:val="33"/>
        </w:numPr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BATERIAS </w:t>
      </w:r>
    </w:p>
    <w:p w14:paraId="7FB0E160" w14:textId="77777777" w:rsidR="006509D4" w:rsidRDefault="006509D4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noProof/>
          <w:lang w:val="es-CO" w:eastAsia="es-CO"/>
        </w:rPr>
        <w:drawing>
          <wp:inline distT="0" distB="0" distL="0" distR="0" wp14:anchorId="08B44F6D" wp14:editId="0857C5F8">
            <wp:extent cx="1438275" cy="1423447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2386" w14:textId="77777777"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t>Figura 6 baterías</w:t>
      </w:r>
    </w:p>
    <w:p w14:paraId="3C36AB10" w14:textId="77777777"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rPr>
          <w:color w:val="000000" w:themeColor="text1"/>
        </w:rPr>
      </w:pPr>
      <w:r>
        <w:rPr>
          <w:color w:val="000000" w:themeColor="text1"/>
        </w:rPr>
        <w:t xml:space="preserve"> La batería es la fuente de energía para propulsar el robot seguidor de línea </w:t>
      </w:r>
    </w:p>
    <w:p w14:paraId="184D676C" w14:textId="77777777" w:rsidR="00263888" w:rsidRDefault="00263888" w:rsidP="006509D4">
      <w:pPr>
        <w:pStyle w:val="NormalWeb"/>
        <w:shd w:val="clear" w:color="auto" w:fill="FFFFFF"/>
        <w:spacing w:before="120" w:beforeAutospacing="0" w:after="120" w:afterAutospacing="0" w:line="336" w:lineRule="atLeast"/>
        <w:rPr>
          <w:color w:val="000000" w:themeColor="text1"/>
        </w:rPr>
      </w:pPr>
    </w:p>
    <w:p w14:paraId="6C854F35" w14:textId="77777777" w:rsidR="00263888" w:rsidRDefault="00263888" w:rsidP="00263888">
      <w:pPr>
        <w:pStyle w:val="NormalWeb"/>
        <w:numPr>
          <w:ilvl w:val="0"/>
          <w:numId w:val="33"/>
        </w:numPr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t xml:space="preserve">LLANTAS </w:t>
      </w:r>
    </w:p>
    <w:p w14:paraId="513C8E34" w14:textId="77777777" w:rsid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noProof/>
          <w:lang w:val="es-CO" w:eastAsia="es-CO"/>
        </w:rPr>
        <w:drawing>
          <wp:inline distT="0" distB="0" distL="0" distR="0" wp14:anchorId="2A526581" wp14:editId="360CD85C">
            <wp:extent cx="2444006" cy="97588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7003" cy="9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34BD" w14:textId="77777777" w:rsid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t>FIGURA 7 llantas seguidor de línea</w:t>
      </w:r>
    </w:p>
    <w:p w14:paraId="707BF3F3" w14:textId="77777777" w:rsid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5E4AA172" w14:textId="77777777" w:rsidR="00263888" w:rsidRP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Las llantas del robot son las que van a mover el robot seguidor de línea y son movidas por los motores, se usan unas llantas grandes para que el robot pueda andar más rápido. </w:t>
      </w:r>
    </w:p>
    <w:p w14:paraId="7020691A" w14:textId="77777777" w:rsid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color w:val="666666"/>
          <w:sz w:val="23"/>
          <w:szCs w:val="23"/>
        </w:rPr>
        <w:t>   </w:t>
      </w:r>
    </w:p>
    <w:p w14:paraId="266D10B8" w14:textId="77777777" w:rsidR="006409E5" w:rsidRPr="00263888" w:rsidRDefault="006409E5" w:rsidP="00263888">
      <w:pPr>
        <w:pStyle w:val="Prrafodelista"/>
        <w:numPr>
          <w:ilvl w:val="0"/>
          <w:numId w:val="33"/>
        </w:numPr>
        <w:autoSpaceDE/>
        <w:autoSpaceDN/>
        <w:spacing w:line="276" w:lineRule="auto"/>
        <w:contextualSpacing/>
        <w:jc w:val="both"/>
        <w:rPr>
          <w:sz w:val="24"/>
          <w:szCs w:val="24"/>
        </w:rPr>
      </w:pPr>
      <w:r w:rsidRPr="00263888">
        <w:rPr>
          <w:sz w:val="24"/>
          <w:szCs w:val="24"/>
        </w:rPr>
        <w:t>Microcontrolador</w:t>
      </w:r>
    </w:p>
    <w:p w14:paraId="41272980" w14:textId="77777777" w:rsidR="006409E5" w:rsidRPr="00634D2F" w:rsidRDefault="006409E5" w:rsidP="006409E5">
      <w:pPr>
        <w:jc w:val="both"/>
        <w:rPr>
          <w:sz w:val="24"/>
          <w:szCs w:val="24"/>
          <w:lang w:val="es-ES"/>
        </w:rPr>
      </w:pPr>
      <w:r w:rsidRPr="00634D2F">
        <w:rPr>
          <w:sz w:val="24"/>
          <w:szCs w:val="24"/>
          <w:lang w:val="es-ES"/>
        </w:rPr>
        <w:t xml:space="preserve">Es un circuito integrado programable, capaz de ejecutar las órdenes  grabadas en su memoria.  Incluye en su interior las tres unidades funcionales de una computadora: unidad central de procesamiento,  memoria y periféricos de entrada y salida </w:t>
      </w:r>
    </w:p>
    <w:p w14:paraId="166FF85B" w14:textId="77777777" w:rsidR="006409E5" w:rsidRPr="00634D2F" w:rsidRDefault="006409E5" w:rsidP="006409E5">
      <w:pPr>
        <w:jc w:val="both"/>
        <w:rPr>
          <w:sz w:val="24"/>
          <w:szCs w:val="24"/>
          <w:lang w:val="es-ES"/>
        </w:rPr>
      </w:pPr>
    </w:p>
    <w:p w14:paraId="60978144" w14:textId="77777777" w:rsidR="00055C61" w:rsidRDefault="004D5477" w:rsidP="00055C61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DISEÑO,</w:t>
      </w:r>
      <w:r w:rsidR="0027601A" w:rsidRPr="00634D2F">
        <w:rPr>
          <w:sz w:val="24"/>
          <w:szCs w:val="24"/>
          <w:lang w:val="es-CO"/>
        </w:rPr>
        <w:t xml:space="preserve"> PROCEDIMIENTO</w:t>
      </w:r>
      <w:r w:rsidRPr="00634D2F">
        <w:rPr>
          <w:sz w:val="24"/>
          <w:szCs w:val="24"/>
          <w:lang w:val="es-CO"/>
        </w:rPr>
        <w:t xml:space="preserve"> Y</w:t>
      </w:r>
      <w:r w:rsidR="0027601A" w:rsidRPr="00634D2F">
        <w:rPr>
          <w:sz w:val="24"/>
          <w:szCs w:val="24"/>
          <w:lang w:val="es-CO"/>
        </w:rPr>
        <w:t xml:space="preserve"> ANÁLISIS</w:t>
      </w:r>
      <w:r w:rsidRPr="00634D2F">
        <w:rPr>
          <w:sz w:val="24"/>
          <w:szCs w:val="24"/>
          <w:lang w:val="es-CO"/>
        </w:rPr>
        <w:t xml:space="preserve"> </w:t>
      </w:r>
    </w:p>
    <w:p w14:paraId="2F46EF1C" w14:textId="77777777" w:rsidR="00DF4861" w:rsidRDefault="0083357F" w:rsidP="0083357F">
      <w:pPr>
        <w:pStyle w:val="Prrafodelista"/>
        <w:ind w:left="720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Diseño </w:t>
      </w:r>
    </w:p>
    <w:p w14:paraId="4F4FE41B" w14:textId="77777777" w:rsidR="0083357F" w:rsidRDefault="0083357F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Primero se </w:t>
      </w:r>
      <w:r w:rsidR="00755390">
        <w:rPr>
          <w:sz w:val="24"/>
          <w:szCs w:val="24"/>
          <w:lang w:val="es-CO"/>
        </w:rPr>
        <w:t>realizó</w:t>
      </w:r>
      <w:r>
        <w:rPr>
          <w:sz w:val="24"/>
          <w:szCs w:val="24"/>
          <w:lang w:val="es-CO"/>
        </w:rPr>
        <w:t xml:space="preserve"> el plano de elaboración del laberinto el cual ilustra la imagen 8 </w:t>
      </w:r>
    </w:p>
    <w:p w14:paraId="46EEBEF8" w14:textId="77777777"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25D51ABD" wp14:editId="7B6F8BEA">
            <wp:extent cx="2188150" cy="2181225"/>
            <wp:effectExtent l="0" t="0" r="3175" b="0"/>
            <wp:docPr id="3" name="Imagen 3" descr="C:\Users\TecnoMakro\Documents\Bluetooth Folder\IMG-20160520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noMakro\Documents\Bluetooth Folder\IMG-20160520-WA000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FDCB" w14:textId="77777777"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commentRangeStart w:id="12"/>
      <w:r>
        <w:rPr>
          <w:sz w:val="24"/>
          <w:szCs w:val="24"/>
          <w:lang w:val="es-CO"/>
        </w:rPr>
        <w:lastRenderedPageBreak/>
        <w:t xml:space="preserve">Figura 8 bosquejo laberinto </w:t>
      </w:r>
      <w:commentRangeEnd w:id="12"/>
      <w:r w:rsidR="005275B9">
        <w:rPr>
          <w:rStyle w:val="Refdecomentario"/>
          <w:rFonts w:ascii="Calibri" w:eastAsia="Calibri" w:hAnsi="Calibri"/>
          <w:lang w:val="es-CO"/>
        </w:rPr>
        <w:commentReference w:id="12"/>
      </w:r>
    </w:p>
    <w:p w14:paraId="1CB53C73" w14:textId="77777777"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</w:p>
    <w:p w14:paraId="6FDCCA3C" w14:textId="77777777" w:rsidR="0083357F" w:rsidRDefault="0083357F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Primero se elaboró un laberinto con dimensiones de 1,50m*150m, dividiendo cada uno de sus cuadrantes en 25*25 cm de esta forma se obtiene una matriz cuadrada de 6*6.</w:t>
      </w:r>
    </w:p>
    <w:p w14:paraId="0447646D" w14:textId="77777777" w:rsidR="0083357F" w:rsidRPr="0083357F" w:rsidRDefault="0083357F" w:rsidP="0083357F">
      <w:pPr>
        <w:pStyle w:val="Prrafodelista"/>
        <w:rPr>
          <w:sz w:val="24"/>
          <w:szCs w:val="24"/>
          <w:lang w:val="es-CO"/>
        </w:rPr>
      </w:pPr>
    </w:p>
    <w:p w14:paraId="41E44A31" w14:textId="77777777"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1578640" wp14:editId="15C5EAA4">
            <wp:extent cx="3067050" cy="1343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137" cy="13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429" w14:textId="77777777"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Figura 9 diseño y elaboración laberinto  </w:t>
      </w:r>
    </w:p>
    <w:p w14:paraId="6DB56B58" w14:textId="77777777"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</w:p>
    <w:p w14:paraId="63E3F1F2" w14:textId="77777777" w:rsidR="003310F4" w:rsidRDefault="003310F4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luego se trabajó en el algoritmo para resolver el laberinto, el código implementado se ilustra en la figura 10</w:t>
      </w:r>
    </w:p>
    <w:p w14:paraId="3AC5CF2B" w14:textId="77777777" w:rsidR="003310F4" w:rsidRDefault="003310F4" w:rsidP="003310F4">
      <w:pPr>
        <w:jc w:val="both"/>
        <w:rPr>
          <w:sz w:val="24"/>
          <w:szCs w:val="24"/>
          <w:lang w:val="es-CO"/>
        </w:rPr>
      </w:pPr>
    </w:p>
    <w:p w14:paraId="51A980EF" w14:textId="77777777" w:rsidR="003310F4" w:rsidRDefault="003310F4" w:rsidP="003310F4">
      <w:pPr>
        <w:jc w:val="center"/>
        <w:rPr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4C7618E" wp14:editId="4FF670F8">
            <wp:extent cx="2538896" cy="3771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97" cy="377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2245" w14:textId="77777777" w:rsidR="00112333" w:rsidRDefault="003310F4" w:rsidP="003310F4">
      <w:pPr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Figura 10</w:t>
      </w:r>
      <w:r w:rsidR="00112333">
        <w:rPr>
          <w:sz w:val="24"/>
          <w:szCs w:val="24"/>
          <w:lang w:val="es-CO"/>
        </w:rPr>
        <w:t xml:space="preserve"> diagrama de bloques del algoritmo implementado en el robot ratón</w:t>
      </w:r>
    </w:p>
    <w:p w14:paraId="75639BE9" w14:textId="77777777" w:rsidR="00112333" w:rsidRDefault="00112333" w:rsidP="003310F4">
      <w:pPr>
        <w:jc w:val="center"/>
        <w:rPr>
          <w:sz w:val="24"/>
          <w:szCs w:val="24"/>
          <w:lang w:val="es-CO"/>
        </w:rPr>
      </w:pPr>
    </w:p>
    <w:p w14:paraId="09613AC0" w14:textId="77777777" w:rsidR="00112333" w:rsidRDefault="00112333" w:rsidP="00112333">
      <w:p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La realización del laberinto ha sido diseñado en proccesing con el fin de simular el entorno de trabajo de robot y visualizar la solución de laberinto </w:t>
      </w:r>
      <w:r>
        <w:rPr>
          <w:sz w:val="24"/>
          <w:szCs w:val="24"/>
          <w:lang w:val="es-CO"/>
        </w:rPr>
        <w:t xml:space="preserve">en la interfaz. La figura 11 ilustra el laberinto en proccesing </w:t>
      </w:r>
    </w:p>
    <w:p w14:paraId="72178A06" w14:textId="77777777" w:rsidR="00112333" w:rsidRDefault="00112333" w:rsidP="00112333">
      <w:pPr>
        <w:jc w:val="both"/>
        <w:rPr>
          <w:sz w:val="24"/>
          <w:szCs w:val="24"/>
          <w:lang w:val="es-CO"/>
        </w:rPr>
      </w:pPr>
    </w:p>
    <w:p w14:paraId="0C1703D1" w14:textId="77777777" w:rsidR="00112333" w:rsidRDefault="00112333" w:rsidP="00112333">
      <w:pPr>
        <w:jc w:val="center"/>
        <w:rPr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C58BD4D" wp14:editId="3362F955">
            <wp:extent cx="2200275" cy="222362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udricula b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114F" w14:textId="77777777" w:rsidR="00112333" w:rsidRDefault="00112333" w:rsidP="00112333">
      <w:pPr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Figura 11 laberinto en proccesing</w:t>
      </w:r>
    </w:p>
    <w:p w14:paraId="3977003B" w14:textId="77777777" w:rsidR="00112333" w:rsidRDefault="00112333" w:rsidP="00112333">
      <w:pPr>
        <w:jc w:val="center"/>
        <w:rPr>
          <w:sz w:val="24"/>
          <w:szCs w:val="24"/>
          <w:lang w:val="es-CO"/>
        </w:rPr>
      </w:pPr>
    </w:p>
    <w:p w14:paraId="2550ACEE" w14:textId="77777777" w:rsidR="00112333" w:rsidRDefault="00112333" w:rsidP="00112333">
      <w:pPr>
        <w:jc w:val="both"/>
        <w:rPr>
          <w:sz w:val="24"/>
          <w:szCs w:val="24"/>
          <w:lang w:val="es-CO"/>
        </w:rPr>
      </w:pPr>
      <w:commentRangeStart w:id="13"/>
      <w:r>
        <w:rPr>
          <w:sz w:val="24"/>
          <w:szCs w:val="24"/>
          <w:lang w:val="es-CO"/>
        </w:rPr>
        <w:t xml:space="preserve">La programación se realiza en el lenguaje c, java y c++ como es una programación orientada a objetos se trabaja con la clase MAXE  que ha sido diseñada por los ingenieros Gerardo Galoge Lopez y Luis Miguel Capacho la cual contiene herramientas que facilitan la implementación del algoritmo, esta cuenta </w:t>
      </w:r>
      <w:r w:rsidR="005E35A7">
        <w:rPr>
          <w:sz w:val="24"/>
          <w:szCs w:val="24"/>
          <w:lang w:val="es-CO"/>
        </w:rPr>
        <w:t>con las siguientes funciones</w:t>
      </w:r>
      <w:r w:rsidR="006537C3">
        <w:rPr>
          <w:sz w:val="24"/>
          <w:szCs w:val="24"/>
          <w:lang w:val="es-CO"/>
        </w:rPr>
        <w:t>.</w:t>
      </w:r>
      <w:commentRangeEnd w:id="13"/>
      <w:r w:rsidR="003A0B26">
        <w:rPr>
          <w:rStyle w:val="Refdecomentario"/>
          <w:rFonts w:ascii="Calibri" w:eastAsia="Calibri" w:hAnsi="Calibri"/>
          <w:lang w:val="es-CO"/>
        </w:rPr>
        <w:commentReference w:id="13"/>
      </w:r>
    </w:p>
    <w:p w14:paraId="2306E39B" w14:textId="77777777" w:rsidR="006537C3" w:rsidRDefault="006537C3" w:rsidP="00112333">
      <w:pPr>
        <w:jc w:val="both"/>
        <w:rPr>
          <w:sz w:val="24"/>
          <w:szCs w:val="24"/>
          <w:lang w:val="es-CO"/>
        </w:rPr>
      </w:pPr>
    </w:p>
    <w:p w14:paraId="5A566D2D" w14:textId="77777777" w:rsidR="005E35A7" w:rsidRDefault="005E35A7" w:rsidP="005E35A7">
      <w:pPr>
        <w:pStyle w:val="Prrafodelista"/>
        <w:numPr>
          <w:ilvl w:val="0"/>
          <w:numId w:val="36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getvalue:</w:t>
      </w:r>
    </w:p>
    <w:p w14:paraId="40A73635" w14:textId="77777777" w:rsidR="005E35A7" w:rsidRPr="00EF0C91" w:rsidRDefault="00EF0C91" w:rsidP="00EF0C91">
      <w:pPr>
        <w:ind w:left="360"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G</w:t>
      </w:r>
      <w:r w:rsidR="005E35A7" w:rsidRPr="00EF0C91">
        <w:rPr>
          <w:sz w:val="24"/>
          <w:szCs w:val="24"/>
          <w:lang w:val="es-CO"/>
        </w:rPr>
        <w:t xml:space="preserve">etvalue permite tomar el valor de la matriz en la que está ubicada el robot </w:t>
      </w:r>
    </w:p>
    <w:p w14:paraId="69D76771" w14:textId="77777777" w:rsidR="006537C3" w:rsidRDefault="006537C3" w:rsidP="006537C3">
      <w:pPr>
        <w:pStyle w:val="Prrafodelista"/>
        <w:ind w:left="720"/>
        <w:jc w:val="both"/>
        <w:rPr>
          <w:sz w:val="24"/>
          <w:szCs w:val="24"/>
          <w:lang w:val="es-CO"/>
        </w:rPr>
      </w:pPr>
    </w:p>
    <w:p w14:paraId="07A8523D" w14:textId="77777777" w:rsidR="005E35A7" w:rsidRDefault="005E35A7" w:rsidP="005E35A7">
      <w:pPr>
        <w:pStyle w:val="Prrafodelista"/>
        <w:numPr>
          <w:ilvl w:val="0"/>
          <w:numId w:val="36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setvalue</w:t>
      </w:r>
      <w:r w:rsidR="006537C3">
        <w:rPr>
          <w:sz w:val="24"/>
          <w:szCs w:val="24"/>
          <w:lang w:val="es-CO"/>
        </w:rPr>
        <w:t>:</w:t>
      </w:r>
    </w:p>
    <w:p w14:paraId="5F67AF1F" w14:textId="77777777" w:rsidR="005E35A7" w:rsidRPr="00EF0C91" w:rsidRDefault="00EF0C91" w:rsidP="00EF0C91">
      <w:pPr>
        <w:ind w:left="360"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S</w:t>
      </w:r>
      <w:r w:rsidR="005E35A7" w:rsidRPr="00EF0C91">
        <w:rPr>
          <w:sz w:val="24"/>
          <w:szCs w:val="24"/>
          <w:lang w:val="es-CO"/>
        </w:rPr>
        <w:t>etvalue permite actualizar el valor de ccada uno de los cuadros que avanza el robot, esta es muy aplicada en el autofill</w:t>
      </w:r>
    </w:p>
    <w:p w14:paraId="27B6249C" w14:textId="77777777" w:rsidR="006537C3" w:rsidRDefault="006537C3" w:rsidP="006537C3">
      <w:pPr>
        <w:pStyle w:val="Prrafodelista"/>
        <w:ind w:left="720"/>
        <w:jc w:val="both"/>
        <w:rPr>
          <w:sz w:val="24"/>
          <w:szCs w:val="24"/>
          <w:lang w:val="es-CO"/>
        </w:rPr>
      </w:pPr>
    </w:p>
    <w:p w14:paraId="11A7412D" w14:textId="77777777" w:rsidR="005E35A7" w:rsidRDefault="005E35A7" w:rsidP="005E35A7">
      <w:pPr>
        <w:pStyle w:val="Prrafodelista"/>
        <w:numPr>
          <w:ilvl w:val="0"/>
          <w:numId w:val="36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setwalls</w:t>
      </w:r>
      <w:r w:rsidR="006537C3">
        <w:rPr>
          <w:sz w:val="24"/>
          <w:szCs w:val="24"/>
          <w:lang w:val="es-CO"/>
        </w:rPr>
        <w:t>:</w:t>
      </w:r>
    </w:p>
    <w:p w14:paraId="587C2048" w14:textId="77777777" w:rsidR="005E35A7" w:rsidRPr="005275B9" w:rsidRDefault="00EF0C91" w:rsidP="00EF0C91">
      <w:pPr>
        <w:ind w:left="360"/>
        <w:jc w:val="both"/>
        <w:rPr>
          <w:sz w:val="24"/>
          <w:szCs w:val="24"/>
          <w:lang w:val="es-CO"/>
          <w:rPrChange w:id="15" w:author="Gerardo Lopez" w:date="2016-06-03T23:34:00Z">
            <w:rPr>
              <w:sz w:val="24"/>
              <w:szCs w:val="24"/>
            </w:rPr>
          </w:rPrChange>
        </w:rPr>
      </w:pPr>
      <w:r>
        <w:rPr>
          <w:sz w:val="24"/>
          <w:szCs w:val="24"/>
          <w:lang w:val="es-CO"/>
        </w:rPr>
        <w:t>S</w:t>
      </w:r>
      <w:r w:rsidR="005E35A7" w:rsidRPr="00EF0C91">
        <w:rPr>
          <w:sz w:val="24"/>
          <w:szCs w:val="24"/>
          <w:lang w:val="es-CO"/>
        </w:rPr>
        <w:t xml:space="preserve">etawalls permite la ubicación de paredes entre celda ya sea en cualquier ubicación del borde de la celda enviándole la celda a la que se le desea implementar paredes y eb que parte se desean ubicar utilizando las definiciones </w:t>
      </w:r>
      <w:r w:rsidR="005E35A7" w:rsidRPr="005275B9">
        <w:rPr>
          <w:lang w:val="es-CO"/>
          <w:rPrChange w:id="16" w:author="Gerardo Lopez" w:date="2016-06-03T23:34:00Z">
            <w:rPr/>
          </w:rPrChange>
        </w:rPr>
        <w:t xml:space="preserve">NORT, SOUTH, EAST, WEST, </w:t>
      </w:r>
      <w:r w:rsidR="005E35A7" w:rsidRPr="005275B9">
        <w:rPr>
          <w:sz w:val="24"/>
          <w:szCs w:val="24"/>
          <w:lang w:val="es-CO"/>
          <w:rPrChange w:id="17" w:author="Gerardo Lopez" w:date="2016-06-03T23:34:00Z">
            <w:rPr>
              <w:sz w:val="24"/>
              <w:szCs w:val="24"/>
            </w:rPr>
          </w:rPrChange>
        </w:rPr>
        <w:t xml:space="preserve">para las direcciones </w:t>
      </w:r>
      <w:r w:rsidR="006537C3" w:rsidRPr="005275B9">
        <w:rPr>
          <w:sz w:val="24"/>
          <w:szCs w:val="24"/>
          <w:lang w:val="es-CO"/>
          <w:rPrChange w:id="18" w:author="Gerardo Lopez" w:date="2016-06-03T23:34:00Z">
            <w:rPr>
              <w:sz w:val="24"/>
              <w:szCs w:val="24"/>
            </w:rPr>
          </w:rPrChange>
        </w:rPr>
        <w:t>.</w:t>
      </w:r>
    </w:p>
    <w:p w14:paraId="2CEF4831" w14:textId="77777777" w:rsidR="006537C3" w:rsidRPr="00EF0C91" w:rsidRDefault="006537C3" w:rsidP="00EF0C91">
      <w:pPr>
        <w:ind w:left="360"/>
        <w:jc w:val="both"/>
        <w:rPr>
          <w:sz w:val="24"/>
          <w:szCs w:val="24"/>
          <w:lang w:val="es-CO"/>
        </w:rPr>
      </w:pPr>
    </w:p>
    <w:p w14:paraId="72B15810" w14:textId="77777777" w:rsidR="006537C3" w:rsidRDefault="00112333" w:rsidP="006537C3">
      <w:pPr>
        <w:pStyle w:val="Prrafodelista"/>
        <w:numPr>
          <w:ilvl w:val="0"/>
          <w:numId w:val="3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E35A7">
        <w:rPr>
          <w:sz w:val="24"/>
          <w:szCs w:val="24"/>
        </w:rPr>
        <w:t>.getwalls</w:t>
      </w:r>
      <w:r w:rsidR="006537C3">
        <w:rPr>
          <w:sz w:val="24"/>
          <w:szCs w:val="24"/>
        </w:rPr>
        <w:t>:</w:t>
      </w:r>
    </w:p>
    <w:p w14:paraId="188C5CF8" w14:textId="77777777" w:rsidR="00112333" w:rsidRPr="005275B9" w:rsidRDefault="00112333" w:rsidP="006537C3">
      <w:pPr>
        <w:autoSpaceDE/>
        <w:autoSpaceDN/>
        <w:spacing w:after="160" w:line="259" w:lineRule="auto"/>
        <w:ind w:left="360"/>
        <w:contextualSpacing/>
        <w:rPr>
          <w:sz w:val="24"/>
          <w:szCs w:val="24"/>
          <w:lang w:val="es-CO"/>
          <w:rPrChange w:id="19" w:author="Gerardo Lopez" w:date="2016-06-03T23:34:00Z">
            <w:rPr>
              <w:sz w:val="24"/>
              <w:szCs w:val="24"/>
            </w:rPr>
          </w:rPrChange>
        </w:rPr>
      </w:pPr>
      <w:r w:rsidRPr="005275B9">
        <w:rPr>
          <w:sz w:val="24"/>
          <w:szCs w:val="24"/>
          <w:lang w:val="es-CO"/>
          <w:rPrChange w:id="20" w:author="Gerardo Lopez" w:date="2016-06-03T23:34:00Z">
            <w:rPr>
              <w:sz w:val="24"/>
              <w:szCs w:val="24"/>
            </w:rPr>
          </w:rPrChange>
        </w:rPr>
        <w:t>Getwalls permite conocer los valores de donde se encuentran las paredes y así solucionar el laberinto.</w:t>
      </w:r>
    </w:p>
    <w:p w14:paraId="5BD75302" w14:textId="77777777" w:rsidR="00112333" w:rsidRPr="005E35A7" w:rsidRDefault="00112333" w:rsidP="00112333">
      <w:pPr>
        <w:pStyle w:val="Prrafodelista"/>
        <w:numPr>
          <w:ilvl w:val="0"/>
          <w:numId w:val="3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E35A7">
        <w:rPr>
          <w:sz w:val="24"/>
          <w:szCs w:val="24"/>
        </w:rPr>
        <w:t>.display</w:t>
      </w:r>
      <w:r w:rsidR="006537C3">
        <w:rPr>
          <w:sz w:val="24"/>
          <w:szCs w:val="24"/>
        </w:rPr>
        <w:t>:</w:t>
      </w:r>
    </w:p>
    <w:p w14:paraId="6E98676A" w14:textId="77777777" w:rsidR="00112333" w:rsidRPr="005275B9" w:rsidRDefault="00112333" w:rsidP="00112333">
      <w:pPr>
        <w:ind w:left="360"/>
        <w:rPr>
          <w:sz w:val="24"/>
          <w:szCs w:val="24"/>
          <w:lang w:val="es-CO"/>
          <w:rPrChange w:id="21" w:author="Gerardo Lopez" w:date="2016-06-03T23:34:00Z">
            <w:rPr>
              <w:sz w:val="24"/>
              <w:szCs w:val="24"/>
            </w:rPr>
          </w:rPrChange>
        </w:rPr>
      </w:pPr>
      <w:r w:rsidRPr="005275B9">
        <w:rPr>
          <w:sz w:val="24"/>
          <w:szCs w:val="24"/>
          <w:lang w:val="es-CO"/>
          <w:rPrChange w:id="22" w:author="Gerardo Lopez" w:date="2016-06-03T23:34:00Z">
            <w:rPr>
              <w:sz w:val="24"/>
              <w:szCs w:val="24"/>
            </w:rPr>
          </w:rPrChange>
        </w:rPr>
        <w:lastRenderedPageBreak/>
        <w:t>Esta función permite visualizar en la interfaz la posición del robot en el laberinto.</w:t>
      </w:r>
    </w:p>
    <w:p w14:paraId="67C438BA" w14:textId="77777777" w:rsidR="00112333" w:rsidRDefault="00112333" w:rsidP="00112333">
      <w:pPr>
        <w:jc w:val="center"/>
        <w:rPr>
          <w:sz w:val="24"/>
          <w:szCs w:val="24"/>
          <w:lang w:val="es-CO"/>
        </w:rPr>
      </w:pPr>
    </w:p>
    <w:p w14:paraId="6DC13513" w14:textId="77777777" w:rsidR="00112333" w:rsidRDefault="00112333" w:rsidP="00112333">
      <w:pPr>
        <w:jc w:val="center"/>
        <w:rPr>
          <w:sz w:val="24"/>
          <w:szCs w:val="24"/>
          <w:lang w:val="es-CO"/>
        </w:rPr>
      </w:pPr>
    </w:p>
    <w:p w14:paraId="281DFD42" w14:textId="77777777" w:rsidR="003310F4" w:rsidRPr="003310F4" w:rsidRDefault="003310F4" w:rsidP="003310F4">
      <w:pPr>
        <w:jc w:val="both"/>
        <w:rPr>
          <w:sz w:val="24"/>
          <w:szCs w:val="24"/>
          <w:lang w:val="es-CO"/>
        </w:rPr>
      </w:pPr>
    </w:p>
    <w:p w14:paraId="2189A16C" w14:textId="77777777" w:rsidR="0083357F" w:rsidRDefault="00EF0C91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En la figura 12 se puede observar el diagrama de flujo del algoritmo de funcionamiento del robot ratón. </w:t>
      </w:r>
    </w:p>
    <w:p w14:paraId="38027AE9" w14:textId="77777777" w:rsidR="003310F4" w:rsidRPr="0083357F" w:rsidRDefault="003310F4" w:rsidP="003310F4">
      <w:pPr>
        <w:pStyle w:val="Prrafodelista"/>
        <w:ind w:left="720"/>
        <w:jc w:val="both"/>
        <w:rPr>
          <w:sz w:val="24"/>
          <w:szCs w:val="24"/>
          <w:lang w:val="es-CO"/>
        </w:rPr>
      </w:pPr>
    </w:p>
    <w:p w14:paraId="52320BD8" w14:textId="77777777" w:rsidR="009A21C5" w:rsidRDefault="008836A6" w:rsidP="00EF0C91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703FADB" wp14:editId="6EBBA09D">
            <wp:extent cx="2971800" cy="23863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8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3715" w14:textId="77777777" w:rsidR="00EF0C91" w:rsidRDefault="00EF0C91" w:rsidP="00EF0C91">
      <w:pPr>
        <w:jc w:val="center"/>
        <w:rPr>
          <w:lang w:val="es-CO"/>
        </w:rPr>
      </w:pPr>
      <w:r>
        <w:rPr>
          <w:lang w:val="es-CO"/>
        </w:rPr>
        <w:t>Figura12. Algoritmo diagrama de bloques del ratón.</w:t>
      </w:r>
    </w:p>
    <w:p w14:paraId="613703C2" w14:textId="77777777" w:rsidR="00B750AE" w:rsidRDefault="004D5477" w:rsidP="00B27538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CONCLUSIONES</w:t>
      </w:r>
    </w:p>
    <w:p w14:paraId="16980F3B" w14:textId="77777777" w:rsidR="00FF21BC" w:rsidRDefault="0013545E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 w:rsidRPr="0013545E">
        <w:rPr>
          <w:sz w:val="24"/>
          <w:szCs w:val="24"/>
          <w:lang w:val="es-CO"/>
        </w:rPr>
        <w:t xml:space="preserve">Basándose en el esquema del robot seguidor de línea del proyecto pasado </w:t>
      </w:r>
      <w:r>
        <w:rPr>
          <w:sz w:val="24"/>
          <w:szCs w:val="24"/>
          <w:lang w:val="es-CO"/>
        </w:rPr>
        <w:t xml:space="preserve">se optó por recortar su estructura para facilitar su regresión en caso de encontrar un objeto </w:t>
      </w:r>
    </w:p>
    <w:p w14:paraId="628D1788" w14:textId="77777777" w:rsidR="0013545E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La herramienta computacional processing permite visualizar cada uno de los cambios de cuadrantes que realiza el robot, estos son leídos por el sensor QTR.</w:t>
      </w:r>
    </w:p>
    <w:p w14:paraId="59CCB916" w14:textId="77777777" w:rsidR="00755390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Para el caso cuando el robot está reconociendo inicialmente el laberinto es necesaria que la velocidad de los motores sea baja ya que si es muy alta no alcanzará a reconocer el obstáculo más cercano, cuando el robot tiene almacenado el recorrido </w:t>
      </w:r>
      <w:r w:rsidR="006537C3">
        <w:rPr>
          <w:sz w:val="24"/>
          <w:szCs w:val="24"/>
          <w:lang w:val="es-CO"/>
        </w:rPr>
        <w:t>más co</w:t>
      </w:r>
      <w:r>
        <w:rPr>
          <w:sz w:val="24"/>
          <w:szCs w:val="24"/>
          <w:lang w:val="es-CO"/>
        </w:rPr>
        <w:t>r</w:t>
      </w:r>
      <w:r w:rsidR="006537C3">
        <w:rPr>
          <w:sz w:val="24"/>
          <w:szCs w:val="24"/>
          <w:lang w:val="es-CO"/>
        </w:rPr>
        <w:t>t</w:t>
      </w:r>
      <w:r>
        <w:rPr>
          <w:sz w:val="24"/>
          <w:szCs w:val="24"/>
          <w:lang w:val="es-CO"/>
        </w:rPr>
        <w:t xml:space="preserve">o hacia su destino los motores están al cien por siento de velocidad para llegar lo más rápido posible a su destino </w:t>
      </w:r>
    </w:p>
    <w:p w14:paraId="1DE5646D" w14:textId="77777777" w:rsidR="00755390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Para establecer la comunicación entre el robot y la interfaz de processing es necesario un módulo de bluetooh en el Arduino, este permitirá la  comunicación micro – pc</w:t>
      </w:r>
    </w:p>
    <w:p w14:paraId="044A5E80" w14:textId="77777777" w:rsidR="008836A6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En caso de no contar con el sensor QTR y el laberinto no contara con las líneas negras y </w:t>
      </w:r>
      <w:r>
        <w:rPr>
          <w:sz w:val="24"/>
          <w:szCs w:val="24"/>
          <w:lang w:val="es-CO"/>
        </w:rPr>
        <w:t xml:space="preserve">con los indicadores de cambio de cuadrante </w:t>
      </w:r>
      <w:r w:rsidR="006537C3">
        <w:rPr>
          <w:sz w:val="24"/>
          <w:szCs w:val="24"/>
          <w:lang w:val="es-CO"/>
        </w:rPr>
        <w:t>sería</w:t>
      </w:r>
      <w:r>
        <w:rPr>
          <w:sz w:val="24"/>
          <w:szCs w:val="24"/>
          <w:lang w:val="es-CO"/>
        </w:rPr>
        <w:t xml:space="preserve"> necesario</w:t>
      </w:r>
    </w:p>
    <w:p w14:paraId="3418111E" w14:textId="77777777" w:rsidR="00755390" w:rsidRPr="0013545E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 que el robot contara con sensores de proximidad   </w:t>
      </w:r>
    </w:p>
    <w:p w14:paraId="1A5583B8" w14:textId="77777777" w:rsidR="004D5477" w:rsidRPr="00634D2F" w:rsidRDefault="004D5477" w:rsidP="004D5477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BIBLIOGRAFÍA</w:t>
      </w:r>
    </w:p>
    <w:p w14:paraId="5DAAD8D3" w14:textId="77777777" w:rsidR="00831A71" w:rsidRPr="00634D2F" w:rsidRDefault="00831A71" w:rsidP="00104C9D">
      <w:pPr>
        <w:adjustRightInd w:val="0"/>
        <w:rPr>
          <w:color w:val="000000"/>
          <w:sz w:val="24"/>
          <w:szCs w:val="24"/>
          <w:lang w:val="es-CO" w:eastAsia="es-ES"/>
        </w:rPr>
      </w:pPr>
    </w:p>
    <w:p w14:paraId="7E4CEC38" w14:textId="77777777" w:rsidR="00206874" w:rsidRPr="009A21C5" w:rsidRDefault="005442E9" w:rsidP="00206874">
      <w:pPr>
        <w:adjustRightInd w:val="0"/>
        <w:rPr>
          <w:lang w:val="es-CO"/>
        </w:rPr>
      </w:pPr>
      <w:r w:rsidRPr="00634D2F">
        <w:rPr>
          <w:color w:val="000000"/>
          <w:sz w:val="24"/>
          <w:szCs w:val="24"/>
          <w:lang w:val="es-CO" w:eastAsia="es-ES"/>
        </w:rPr>
        <w:t xml:space="preserve"> [1</w:t>
      </w:r>
      <w:r w:rsidR="00104C9D" w:rsidRPr="00634D2F">
        <w:rPr>
          <w:color w:val="000000"/>
          <w:sz w:val="24"/>
          <w:szCs w:val="24"/>
          <w:lang w:val="es-CO" w:eastAsia="es-ES"/>
        </w:rPr>
        <w:t>]</w:t>
      </w:r>
      <w:r w:rsidR="00DE1FED">
        <w:rPr>
          <w:color w:val="000000"/>
          <w:sz w:val="24"/>
          <w:szCs w:val="24"/>
          <w:lang w:val="es-CO" w:eastAsia="es-ES"/>
        </w:rPr>
        <w:t xml:space="preserve"> </w:t>
      </w:r>
      <w:r w:rsidR="00EC267C">
        <w:fldChar w:fldCharType="begin"/>
      </w:r>
      <w:r w:rsidR="00EC267C" w:rsidRPr="005275B9">
        <w:rPr>
          <w:lang w:val="es-CO"/>
          <w:rPrChange w:id="23" w:author="Gerardo Lopez" w:date="2016-06-03T23:34:00Z">
            <w:rPr/>
          </w:rPrChange>
        </w:rPr>
        <w:instrText xml:space="preserve"> HYPERLINK "https://es.wikipedia.org/wiki/Puente_H_(electr%C3%B3nica)" </w:instrText>
      </w:r>
      <w:r w:rsidR="00EC267C">
        <w:fldChar w:fldCharType="separate"/>
      </w:r>
      <w:r w:rsidR="00DE1FED" w:rsidRPr="009A21C5">
        <w:rPr>
          <w:rStyle w:val="Hipervnculo"/>
          <w:sz w:val="24"/>
          <w:szCs w:val="24"/>
          <w:lang w:val="es-CO"/>
        </w:rPr>
        <w:t>https://es.wikipedia.org/wiki/Puente_H_(electr%C3%B3nica)</w:t>
      </w:r>
      <w:r w:rsidR="00EC267C">
        <w:rPr>
          <w:rStyle w:val="Hipervnculo"/>
          <w:sz w:val="24"/>
          <w:szCs w:val="24"/>
          <w:lang w:val="es-CO"/>
        </w:rPr>
        <w:fldChar w:fldCharType="end"/>
      </w:r>
      <w:r w:rsidR="00DE1FED" w:rsidRPr="009A21C5">
        <w:rPr>
          <w:sz w:val="24"/>
          <w:szCs w:val="24"/>
          <w:lang w:val="es-CO"/>
        </w:rPr>
        <w:t xml:space="preserve"> </w:t>
      </w:r>
    </w:p>
    <w:p w14:paraId="680F0AD1" w14:textId="77777777" w:rsidR="00206874" w:rsidRPr="00634D2F" w:rsidRDefault="00206874" w:rsidP="00206874">
      <w:pPr>
        <w:adjustRightInd w:val="0"/>
        <w:rPr>
          <w:color w:val="000000"/>
          <w:sz w:val="24"/>
          <w:szCs w:val="24"/>
          <w:lang w:val="es-CO" w:eastAsia="es-ES"/>
        </w:rPr>
      </w:pPr>
    </w:p>
    <w:p w14:paraId="241ED21D" w14:textId="77777777" w:rsidR="00104C9D" w:rsidRPr="009A21C5" w:rsidRDefault="00206874" w:rsidP="00104C9D">
      <w:pPr>
        <w:rPr>
          <w:sz w:val="24"/>
          <w:szCs w:val="24"/>
          <w:lang w:val="es-CO"/>
        </w:rPr>
      </w:pPr>
      <w:r>
        <w:rPr>
          <w:color w:val="000000"/>
          <w:sz w:val="24"/>
          <w:szCs w:val="24"/>
          <w:lang w:val="es-CO" w:eastAsia="es-ES"/>
        </w:rPr>
        <w:t xml:space="preserve"> [2</w:t>
      </w:r>
      <w:r w:rsidR="00104C9D" w:rsidRPr="00206874">
        <w:rPr>
          <w:color w:val="000000"/>
          <w:sz w:val="24"/>
          <w:szCs w:val="24"/>
          <w:lang w:val="es-CO" w:eastAsia="es-ES"/>
        </w:rPr>
        <w:t xml:space="preserve">] </w:t>
      </w:r>
      <w:r w:rsidR="00EC267C">
        <w:fldChar w:fldCharType="begin"/>
      </w:r>
      <w:r w:rsidR="00EC267C" w:rsidRPr="005275B9">
        <w:rPr>
          <w:lang w:val="es-CO"/>
          <w:rPrChange w:id="24" w:author="Gerardo Lopez" w:date="2016-06-03T23:34:00Z">
            <w:rPr/>
          </w:rPrChange>
        </w:rPr>
        <w:instrText xml:space="preserve"> HYPERLINK "http://tdrobotica.co/sensor-de-linea-qtr-8a-analogo-arreglo-de-8/173.html" </w:instrText>
      </w:r>
      <w:r w:rsidR="00EC267C">
        <w:fldChar w:fldCharType="separate"/>
      </w:r>
      <w:r w:rsidR="0052107D" w:rsidRPr="009A21C5">
        <w:rPr>
          <w:rStyle w:val="Hipervnculo"/>
          <w:sz w:val="24"/>
          <w:szCs w:val="24"/>
          <w:lang w:val="es-CO"/>
        </w:rPr>
        <w:t>http://tdrobotica.co/sensor-de-linea-qtr-8a-analogo-arreglo-de-8/173.html</w:t>
      </w:r>
      <w:r w:rsidR="00EC267C">
        <w:rPr>
          <w:rStyle w:val="Hipervnculo"/>
          <w:sz w:val="24"/>
          <w:szCs w:val="24"/>
          <w:lang w:val="es-CO"/>
        </w:rPr>
        <w:fldChar w:fldCharType="end"/>
      </w:r>
      <w:r w:rsidR="0052107D" w:rsidRPr="009A21C5">
        <w:rPr>
          <w:sz w:val="24"/>
          <w:szCs w:val="24"/>
          <w:lang w:val="es-CO"/>
        </w:rPr>
        <w:t xml:space="preserve"> </w:t>
      </w:r>
    </w:p>
    <w:p w14:paraId="4D6F6260" w14:textId="77777777" w:rsidR="006B3A0D" w:rsidRPr="009A21C5" w:rsidRDefault="006B3A0D" w:rsidP="00104C9D">
      <w:pPr>
        <w:rPr>
          <w:sz w:val="24"/>
          <w:szCs w:val="24"/>
          <w:lang w:val="es-CO"/>
        </w:rPr>
      </w:pPr>
    </w:p>
    <w:p w14:paraId="451DCD6C" w14:textId="77777777" w:rsidR="006B3A0D" w:rsidRPr="005275B9" w:rsidRDefault="006B3A0D" w:rsidP="00104C9D">
      <w:pPr>
        <w:rPr>
          <w:sz w:val="24"/>
          <w:szCs w:val="24"/>
          <w:lang w:val="es-CO"/>
          <w:rPrChange w:id="25" w:author="Gerardo Lopez" w:date="2016-06-03T23:34:00Z">
            <w:rPr>
              <w:sz w:val="24"/>
              <w:szCs w:val="24"/>
            </w:rPr>
          </w:rPrChange>
        </w:rPr>
      </w:pPr>
      <w:r w:rsidRPr="005275B9">
        <w:rPr>
          <w:sz w:val="24"/>
          <w:szCs w:val="24"/>
          <w:lang w:val="es-CO"/>
          <w:rPrChange w:id="26" w:author="Gerardo Lopez" w:date="2016-06-03T23:34:00Z">
            <w:rPr>
              <w:sz w:val="24"/>
              <w:szCs w:val="24"/>
            </w:rPr>
          </w:rPrChange>
        </w:rPr>
        <w:t>[3]</w:t>
      </w:r>
      <w:r w:rsidR="00EC267C">
        <w:fldChar w:fldCharType="begin"/>
      </w:r>
      <w:r w:rsidR="00EC267C" w:rsidRPr="005275B9">
        <w:rPr>
          <w:lang w:val="es-CO"/>
          <w:rPrChange w:id="27" w:author="Gerardo Lopez" w:date="2016-06-03T23:34:00Z">
            <w:rPr/>
          </w:rPrChange>
        </w:rPr>
        <w:instrText xml:space="preserve"> HYPERLINK "http://aprendiendofacilelectronica.blogspot.com.co/2014/12/robot-velocista-de-competencia_4.html" </w:instrText>
      </w:r>
      <w:r w:rsidR="00EC267C">
        <w:fldChar w:fldCharType="separate"/>
      </w:r>
      <w:r w:rsidRPr="005275B9">
        <w:rPr>
          <w:rStyle w:val="Hipervnculo"/>
          <w:sz w:val="24"/>
          <w:szCs w:val="24"/>
          <w:lang w:val="es-CO"/>
          <w:rPrChange w:id="28" w:author="Gerardo Lopez" w:date="2016-06-03T23:34:00Z">
            <w:rPr>
              <w:rStyle w:val="Hipervnculo"/>
              <w:sz w:val="24"/>
              <w:szCs w:val="24"/>
            </w:rPr>
          </w:rPrChange>
        </w:rPr>
        <w:t>http://aprendiendofacilelectronica.blogspot.com.co/2014/12/robot-velocista-de-competencia_4.html</w:t>
      </w:r>
      <w:r w:rsidR="00EC267C">
        <w:rPr>
          <w:rStyle w:val="Hipervnculo"/>
          <w:sz w:val="24"/>
          <w:szCs w:val="24"/>
        </w:rPr>
        <w:fldChar w:fldCharType="end"/>
      </w:r>
      <w:r w:rsidRPr="005275B9">
        <w:rPr>
          <w:sz w:val="24"/>
          <w:szCs w:val="24"/>
          <w:lang w:val="es-CO"/>
          <w:rPrChange w:id="29" w:author="Gerardo Lopez" w:date="2016-06-03T23:34:00Z">
            <w:rPr>
              <w:sz w:val="24"/>
              <w:szCs w:val="24"/>
            </w:rPr>
          </w:rPrChange>
        </w:rPr>
        <w:t xml:space="preserve"> </w:t>
      </w:r>
    </w:p>
    <w:p w14:paraId="235E8C31" w14:textId="77777777" w:rsidR="006B3A0D" w:rsidRPr="005275B9" w:rsidRDefault="006B3A0D" w:rsidP="00104C9D">
      <w:pPr>
        <w:rPr>
          <w:sz w:val="24"/>
          <w:szCs w:val="24"/>
          <w:lang w:val="es-CO"/>
          <w:rPrChange w:id="30" w:author="Gerardo Lopez" w:date="2016-06-03T23:34:00Z">
            <w:rPr>
              <w:sz w:val="24"/>
              <w:szCs w:val="24"/>
            </w:rPr>
          </w:rPrChange>
        </w:rPr>
      </w:pPr>
    </w:p>
    <w:sectPr w:rsidR="006B3A0D" w:rsidRPr="005275B9">
      <w:headerReference w:type="default" r:id="rId31"/>
      <w:footerReference w:type="default" r:id="rId32"/>
      <w:pgSz w:w="12240" w:h="15840" w:code="1"/>
      <w:pgMar w:top="1008" w:right="936" w:bottom="1008" w:left="936" w:header="432" w:footer="432" w:gutter="0"/>
      <w:cols w:num="2" w:space="28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Gerardo Lopez" w:date="2016-06-03T23:34:00Z" w:initials="GL">
    <w:p w14:paraId="1944E7A8" w14:textId="77777777" w:rsidR="005275B9" w:rsidRDefault="005275B9">
      <w:pPr>
        <w:pStyle w:val="Textocomentario"/>
      </w:pPr>
      <w:r>
        <w:rPr>
          <w:rStyle w:val="Refdecomentario"/>
        </w:rPr>
        <w:annotationRef/>
      </w:r>
      <w:r>
        <w:t>Esta figura no tiene presentación en un articulo</w:t>
      </w:r>
    </w:p>
  </w:comment>
  <w:comment w:id="13" w:author="Gerardo Lopez" w:date="2016-06-03T23:35:00Z" w:initials="GL">
    <w:p w14:paraId="6DCE5FAB" w14:textId="762AABF0" w:rsidR="003A0B26" w:rsidRDefault="003A0B26">
      <w:pPr>
        <w:pStyle w:val="Textocomentario"/>
      </w:pPr>
      <w:r>
        <w:rPr>
          <w:rStyle w:val="Refdecomentario"/>
        </w:rPr>
        <w:annotationRef/>
      </w:r>
      <w:r>
        <w:t>Faltan los diagramas de flujos de los códigos con sus respectivas descripciones.</w:t>
      </w:r>
      <w:bookmarkStart w:id="14" w:name="_GoBack"/>
      <w:bookmarkEnd w:id="14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944E7A8" w15:done="0"/>
  <w15:commentEx w15:paraId="6DCE5F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A0574E" w14:textId="77777777" w:rsidR="00EC267C" w:rsidRDefault="00EC267C">
      <w:r>
        <w:separator/>
      </w:r>
    </w:p>
  </w:endnote>
  <w:endnote w:type="continuationSeparator" w:id="0">
    <w:p w14:paraId="45576686" w14:textId="77777777" w:rsidR="00EC267C" w:rsidRDefault="00EC2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050062" w14:textId="77777777" w:rsidR="006B3A0D" w:rsidRDefault="006B3A0D">
    <w:pPr>
      <w:pStyle w:val="Piedepgina"/>
      <w:rPr>
        <w:lang w:val="es-CO"/>
      </w:rPr>
    </w:pPr>
    <w:r>
      <w:rPr>
        <w:lang w:val="es-CO"/>
      </w:rPr>
      <w:t>Universidad del Quindío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628285" w14:textId="77777777" w:rsidR="00EC267C" w:rsidRDefault="00EC267C">
      <w:r>
        <w:separator/>
      </w:r>
    </w:p>
  </w:footnote>
  <w:footnote w:type="continuationSeparator" w:id="0">
    <w:p w14:paraId="179C7CA5" w14:textId="77777777" w:rsidR="00EC267C" w:rsidRDefault="00EC267C">
      <w:r>
        <w:continuationSeparator/>
      </w:r>
    </w:p>
  </w:footnote>
  <w:footnote w:id="1">
    <w:p w14:paraId="134B2704" w14:textId="77777777" w:rsidR="006B3A0D" w:rsidRDefault="006B3A0D" w:rsidP="004D5477">
      <w:pPr>
        <w:pStyle w:val="Textonotapie"/>
        <w:ind w:firstLine="0"/>
        <w:rPr>
          <w:lang w:val="es-CO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860C20" w14:textId="77777777" w:rsidR="006B3A0D" w:rsidRDefault="006B3A0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3A0B26">
      <w:rPr>
        <w:noProof/>
      </w:rPr>
      <w:t>5</w:t>
    </w:r>
    <w:r>
      <w:fldChar w:fldCharType="end"/>
    </w:r>
  </w:p>
  <w:p w14:paraId="658C0296" w14:textId="77777777" w:rsidR="006B3A0D" w:rsidRDefault="006B3A0D">
    <w:pPr>
      <w:ind w:right="360"/>
      <w:rPr>
        <w:lang w:val="es-CO"/>
      </w:rPr>
    </w:pPr>
    <w:r>
      <w:rPr>
        <w:lang w:val="es-CO"/>
      </w:rPr>
      <w:t>Universidad del Quindío,</w:t>
    </w:r>
    <w:r w:rsidRPr="00EE2074">
      <w:rPr>
        <w:lang w:val="es-CO"/>
      </w:rPr>
      <w:t xml:space="preserve"> </w:t>
    </w:r>
    <w:r>
      <w:rPr>
        <w:lang w:val="es-CO"/>
      </w:rPr>
      <w:t>Luis Miguel Moncayo Rojas, Juan David Murcia,</w:t>
    </w:r>
    <w:r w:rsidR="00D112ED">
      <w:rPr>
        <w:lang w:val="es-CO"/>
      </w:rPr>
      <w:t xml:space="preserve"> Daniel Pérez Guzmán. Proyecto 3</w:t>
    </w:r>
    <w:r>
      <w:rPr>
        <w:lang w:val="es-CO"/>
      </w:rPr>
      <w:t xml:space="preserve">. </w:t>
    </w:r>
  </w:p>
  <w:p w14:paraId="474C21F6" w14:textId="77777777" w:rsidR="006B3A0D" w:rsidRDefault="006B3A0D">
    <w:pPr>
      <w:ind w:right="360"/>
      <w:rPr>
        <w:lang w:val="es-CO"/>
      </w:rPr>
    </w:pPr>
  </w:p>
  <w:p w14:paraId="4EBFC2AB" w14:textId="77777777" w:rsidR="006B3A0D" w:rsidRDefault="006B3A0D">
    <w:pPr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144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44"/>
        </w:tabs>
        <w:ind w:left="0" w:firstLine="0"/>
      </w:pPr>
    </w:lvl>
    <w:lvl w:ilvl="2">
      <w:start w:val="1"/>
      <w:numFmt w:val="decimal"/>
      <w:lvlText w:val="%3)"/>
      <w:lvlJc w:val="left"/>
      <w:pPr>
        <w:tabs>
          <w:tab w:val="num" w:pos="144"/>
        </w:tabs>
        <w:ind w:left="0" w:firstLine="0"/>
      </w:pPr>
    </w:lvl>
    <w:lvl w:ilvl="3">
      <w:start w:val="1"/>
      <w:numFmt w:val="lowerLetter"/>
      <w:lvlText w:val="%4)"/>
      <w:lvlJc w:val="left"/>
      <w:pPr>
        <w:tabs>
          <w:tab w:val="num" w:pos="720"/>
        </w:tabs>
        <w:ind w:left="1152" w:hanging="720"/>
      </w:pPr>
    </w:lvl>
    <w:lvl w:ilvl="4">
      <w:start w:val="1"/>
      <w:numFmt w:val="decimal"/>
      <w:lvlText w:val="(%5)"/>
      <w:lvlJc w:val="left"/>
      <w:pPr>
        <w:tabs>
          <w:tab w:val="num" w:pos="720"/>
        </w:tabs>
        <w:ind w:left="1872" w:hanging="720"/>
      </w:pPr>
    </w:lvl>
    <w:lvl w:ilvl="5">
      <w:start w:val="1"/>
      <w:numFmt w:val="lowerLetter"/>
      <w:lvlText w:val="(%6)"/>
      <w:lvlJc w:val="left"/>
      <w:pPr>
        <w:tabs>
          <w:tab w:val="num" w:pos="720"/>
        </w:tabs>
        <w:ind w:left="2592" w:hanging="720"/>
      </w:pPr>
    </w:lvl>
    <w:lvl w:ilvl="6">
      <w:start w:val="1"/>
      <w:numFmt w:val="lowerRoman"/>
      <w:lvlText w:val="(%7)"/>
      <w:lvlJc w:val="left"/>
      <w:pPr>
        <w:tabs>
          <w:tab w:val="num" w:pos="720"/>
        </w:tabs>
        <w:ind w:left="3312" w:hanging="720"/>
      </w:pPr>
    </w:lvl>
    <w:lvl w:ilvl="7">
      <w:start w:val="1"/>
      <w:numFmt w:val="lowerLetter"/>
      <w:lvlText w:val="(%8)"/>
      <w:lvlJc w:val="left"/>
      <w:pPr>
        <w:tabs>
          <w:tab w:val="num" w:pos="720"/>
        </w:tabs>
        <w:ind w:left="4032" w:hanging="720"/>
      </w:pPr>
    </w:lvl>
    <w:lvl w:ilvl="8">
      <w:start w:val="1"/>
      <w:numFmt w:val="lowerRoman"/>
      <w:lvlText w:val="(%9)"/>
      <w:lvlJc w:val="left"/>
      <w:pPr>
        <w:tabs>
          <w:tab w:val="num" w:pos="720"/>
        </w:tabs>
        <w:ind w:left="4752" w:hanging="720"/>
      </w:pPr>
    </w:lvl>
  </w:abstractNum>
  <w:abstractNum w:abstractNumId="2" w15:restartNumberingAfterBreak="0">
    <w:nsid w:val="018F7F26"/>
    <w:multiLevelType w:val="hybridMultilevel"/>
    <w:tmpl w:val="78EA32AA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C9295F"/>
    <w:multiLevelType w:val="singleLevel"/>
    <w:tmpl w:val="0C0A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 w15:restartNumberingAfterBreak="0">
    <w:nsid w:val="034221C1"/>
    <w:multiLevelType w:val="hybridMultilevel"/>
    <w:tmpl w:val="4FB4FAFA"/>
    <w:lvl w:ilvl="0" w:tplc="D0166654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hint="default"/>
      </w:rPr>
    </w:lvl>
    <w:lvl w:ilvl="1" w:tplc="191A75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B1295C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0CB6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7E93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B70941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8BE8D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40107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6CFF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CB053D"/>
    <w:multiLevelType w:val="hybridMultilevel"/>
    <w:tmpl w:val="2E76ACA2"/>
    <w:lvl w:ilvl="0" w:tplc="24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100366F3"/>
    <w:multiLevelType w:val="hybridMultilevel"/>
    <w:tmpl w:val="A8344A06"/>
    <w:lvl w:ilvl="0" w:tplc="5446699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5D028E28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97429E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41F4868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7E013F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A858D35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A344D03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EAE9D4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8A82FC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21597C8C"/>
    <w:multiLevelType w:val="hybridMultilevel"/>
    <w:tmpl w:val="674066DA"/>
    <w:lvl w:ilvl="0" w:tplc="AE8EED2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1E6E"/>
    <w:multiLevelType w:val="hybridMultilevel"/>
    <w:tmpl w:val="55A4D1E4"/>
    <w:lvl w:ilvl="0" w:tplc="E822DFEC">
      <w:start w:val="1"/>
      <w:numFmt w:val="upperRoman"/>
      <w:lvlText w:val="%1."/>
      <w:lvlJc w:val="right"/>
      <w:pPr>
        <w:tabs>
          <w:tab w:val="num" w:pos="888"/>
        </w:tabs>
        <w:ind w:left="888" w:hanging="180"/>
      </w:pPr>
      <w:rPr>
        <w:rFonts w:hint="default"/>
      </w:rPr>
    </w:lvl>
    <w:lvl w:ilvl="1" w:tplc="123CD700" w:tentative="1">
      <w:start w:val="1"/>
      <w:numFmt w:val="lowerLetter"/>
      <w:lvlText w:val="%2."/>
      <w:lvlJc w:val="left"/>
      <w:pPr>
        <w:tabs>
          <w:tab w:val="num" w:pos="1608"/>
        </w:tabs>
        <w:ind w:left="1608" w:hanging="360"/>
      </w:pPr>
    </w:lvl>
    <w:lvl w:ilvl="2" w:tplc="AD567212" w:tentative="1">
      <w:start w:val="1"/>
      <w:numFmt w:val="lowerRoman"/>
      <w:lvlText w:val="%3."/>
      <w:lvlJc w:val="right"/>
      <w:pPr>
        <w:tabs>
          <w:tab w:val="num" w:pos="2328"/>
        </w:tabs>
        <w:ind w:left="2328" w:hanging="180"/>
      </w:pPr>
    </w:lvl>
    <w:lvl w:ilvl="3" w:tplc="A06A8A60" w:tentative="1">
      <w:start w:val="1"/>
      <w:numFmt w:val="decimal"/>
      <w:lvlText w:val="%4."/>
      <w:lvlJc w:val="left"/>
      <w:pPr>
        <w:tabs>
          <w:tab w:val="num" w:pos="3048"/>
        </w:tabs>
        <w:ind w:left="3048" w:hanging="360"/>
      </w:pPr>
    </w:lvl>
    <w:lvl w:ilvl="4" w:tplc="EA28AC58" w:tentative="1">
      <w:start w:val="1"/>
      <w:numFmt w:val="lowerLetter"/>
      <w:lvlText w:val="%5."/>
      <w:lvlJc w:val="left"/>
      <w:pPr>
        <w:tabs>
          <w:tab w:val="num" w:pos="3768"/>
        </w:tabs>
        <w:ind w:left="3768" w:hanging="360"/>
      </w:pPr>
    </w:lvl>
    <w:lvl w:ilvl="5" w:tplc="594C0A4E" w:tentative="1">
      <w:start w:val="1"/>
      <w:numFmt w:val="lowerRoman"/>
      <w:lvlText w:val="%6."/>
      <w:lvlJc w:val="right"/>
      <w:pPr>
        <w:tabs>
          <w:tab w:val="num" w:pos="4488"/>
        </w:tabs>
        <w:ind w:left="4488" w:hanging="180"/>
      </w:pPr>
    </w:lvl>
    <w:lvl w:ilvl="6" w:tplc="8E62E63A" w:tentative="1">
      <w:start w:val="1"/>
      <w:numFmt w:val="decimal"/>
      <w:lvlText w:val="%7."/>
      <w:lvlJc w:val="left"/>
      <w:pPr>
        <w:tabs>
          <w:tab w:val="num" w:pos="5208"/>
        </w:tabs>
        <w:ind w:left="5208" w:hanging="360"/>
      </w:pPr>
    </w:lvl>
    <w:lvl w:ilvl="7" w:tplc="C0AAB090" w:tentative="1">
      <w:start w:val="1"/>
      <w:numFmt w:val="lowerLetter"/>
      <w:lvlText w:val="%8."/>
      <w:lvlJc w:val="left"/>
      <w:pPr>
        <w:tabs>
          <w:tab w:val="num" w:pos="5928"/>
        </w:tabs>
        <w:ind w:left="5928" w:hanging="360"/>
      </w:pPr>
    </w:lvl>
    <w:lvl w:ilvl="8" w:tplc="FCC01BB4" w:tentative="1">
      <w:start w:val="1"/>
      <w:numFmt w:val="lowerRoman"/>
      <w:lvlText w:val="%9."/>
      <w:lvlJc w:val="right"/>
      <w:pPr>
        <w:tabs>
          <w:tab w:val="num" w:pos="6648"/>
        </w:tabs>
        <w:ind w:left="6648" w:hanging="180"/>
      </w:pPr>
    </w:lvl>
  </w:abstractNum>
  <w:abstractNum w:abstractNumId="9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2D962AF"/>
    <w:multiLevelType w:val="hybridMultilevel"/>
    <w:tmpl w:val="7B586970"/>
    <w:lvl w:ilvl="0" w:tplc="A1F264FC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B526E6C"/>
    <w:multiLevelType w:val="hybridMultilevel"/>
    <w:tmpl w:val="4A6222E8"/>
    <w:lvl w:ilvl="0" w:tplc="73AAB25E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82" w:hanging="360"/>
      </w:pPr>
    </w:lvl>
    <w:lvl w:ilvl="2" w:tplc="0C0A001B" w:tentative="1">
      <w:start w:val="1"/>
      <w:numFmt w:val="lowerRoman"/>
      <w:lvlText w:val="%3."/>
      <w:lvlJc w:val="right"/>
      <w:pPr>
        <w:ind w:left="2002" w:hanging="180"/>
      </w:pPr>
    </w:lvl>
    <w:lvl w:ilvl="3" w:tplc="0C0A000F" w:tentative="1">
      <w:start w:val="1"/>
      <w:numFmt w:val="decimal"/>
      <w:lvlText w:val="%4."/>
      <w:lvlJc w:val="left"/>
      <w:pPr>
        <w:ind w:left="2722" w:hanging="360"/>
      </w:pPr>
    </w:lvl>
    <w:lvl w:ilvl="4" w:tplc="0C0A0019" w:tentative="1">
      <w:start w:val="1"/>
      <w:numFmt w:val="lowerLetter"/>
      <w:lvlText w:val="%5."/>
      <w:lvlJc w:val="left"/>
      <w:pPr>
        <w:ind w:left="3442" w:hanging="360"/>
      </w:pPr>
    </w:lvl>
    <w:lvl w:ilvl="5" w:tplc="0C0A001B" w:tentative="1">
      <w:start w:val="1"/>
      <w:numFmt w:val="lowerRoman"/>
      <w:lvlText w:val="%6."/>
      <w:lvlJc w:val="right"/>
      <w:pPr>
        <w:ind w:left="4162" w:hanging="180"/>
      </w:pPr>
    </w:lvl>
    <w:lvl w:ilvl="6" w:tplc="0C0A000F" w:tentative="1">
      <w:start w:val="1"/>
      <w:numFmt w:val="decimal"/>
      <w:lvlText w:val="%7."/>
      <w:lvlJc w:val="left"/>
      <w:pPr>
        <w:ind w:left="4882" w:hanging="360"/>
      </w:pPr>
    </w:lvl>
    <w:lvl w:ilvl="7" w:tplc="0C0A0019" w:tentative="1">
      <w:start w:val="1"/>
      <w:numFmt w:val="lowerLetter"/>
      <w:lvlText w:val="%8."/>
      <w:lvlJc w:val="left"/>
      <w:pPr>
        <w:ind w:left="5602" w:hanging="360"/>
      </w:pPr>
    </w:lvl>
    <w:lvl w:ilvl="8" w:tplc="0C0A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3" w15:restartNumberingAfterBreak="0">
    <w:nsid w:val="3CCA541D"/>
    <w:multiLevelType w:val="hybridMultilevel"/>
    <w:tmpl w:val="56743192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FE6734"/>
    <w:multiLevelType w:val="hybridMultilevel"/>
    <w:tmpl w:val="530ED4C8"/>
    <w:lvl w:ilvl="0" w:tplc="0C0A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F31498"/>
    <w:multiLevelType w:val="hybridMultilevel"/>
    <w:tmpl w:val="55086E8A"/>
    <w:lvl w:ilvl="0" w:tplc="880A7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8A44B4"/>
    <w:multiLevelType w:val="multilevel"/>
    <w:tmpl w:val="FDE28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5701C9"/>
    <w:multiLevelType w:val="singleLevel"/>
    <w:tmpl w:val="0C0A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649D2785"/>
    <w:multiLevelType w:val="hybridMultilevel"/>
    <w:tmpl w:val="BFD26444"/>
    <w:lvl w:ilvl="0" w:tplc="C6C272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433AE"/>
    <w:multiLevelType w:val="hybridMultilevel"/>
    <w:tmpl w:val="9738BFA8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0" w15:restartNumberingAfterBreak="0">
    <w:nsid w:val="674041CB"/>
    <w:multiLevelType w:val="hybridMultilevel"/>
    <w:tmpl w:val="3F82D128"/>
    <w:lvl w:ilvl="0" w:tplc="8250A2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E0A507F"/>
    <w:multiLevelType w:val="hybridMultilevel"/>
    <w:tmpl w:val="B80C5A4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6671496"/>
    <w:multiLevelType w:val="hybridMultilevel"/>
    <w:tmpl w:val="EA9E6018"/>
    <w:lvl w:ilvl="0" w:tplc="BAF286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050EAD6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C05AE094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2EE8D82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C2EE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BECEA044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73E882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C1A08E2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3A013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78B5CD8"/>
    <w:multiLevelType w:val="hybridMultilevel"/>
    <w:tmpl w:val="D960EDC6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F41A3D"/>
    <w:multiLevelType w:val="multilevel"/>
    <w:tmpl w:val="023286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6" w15:restartNumberingAfterBreak="0">
    <w:nsid w:val="781C2E1F"/>
    <w:multiLevelType w:val="hybridMultilevel"/>
    <w:tmpl w:val="D434573C"/>
    <w:lvl w:ilvl="0" w:tplc="7A6C0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021312"/>
    <w:multiLevelType w:val="hybridMultilevel"/>
    <w:tmpl w:val="B02AACD0"/>
    <w:lvl w:ilvl="0" w:tplc="FA8C8728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hint="default"/>
      </w:rPr>
    </w:lvl>
    <w:lvl w:ilvl="1" w:tplc="732CBC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F89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1AFA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38424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5F448C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C3CCD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14624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C225D5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21"/>
  </w:num>
  <w:num w:numId="5">
    <w:abstractNumId w:val="4"/>
  </w:num>
  <w:num w:numId="6">
    <w:abstractNumId w:val="23"/>
  </w:num>
  <w:num w:numId="7">
    <w:abstractNumId w:val="27"/>
  </w:num>
  <w:num w:numId="8">
    <w:abstractNumId w:val="8"/>
  </w:num>
  <w:num w:numId="9">
    <w:abstractNumId w:val="6"/>
  </w:num>
  <w:num w:numId="10">
    <w:abstractNumId w:val="3"/>
  </w:num>
  <w:num w:numId="11">
    <w:abstractNumId w:val="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17"/>
  </w:num>
  <w:num w:numId="1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19"/>
  </w:num>
  <w:num w:numId="21">
    <w:abstractNumId w:val="5"/>
  </w:num>
  <w:num w:numId="22">
    <w:abstractNumId w:val="24"/>
  </w:num>
  <w:num w:numId="23">
    <w:abstractNumId w:val="12"/>
  </w:num>
  <w:num w:numId="24">
    <w:abstractNumId w:val="22"/>
  </w:num>
  <w:num w:numId="25">
    <w:abstractNumId w:val="14"/>
  </w:num>
  <w:num w:numId="26">
    <w:abstractNumId w:val="10"/>
  </w:num>
  <w:num w:numId="27">
    <w:abstractNumId w:val="13"/>
  </w:num>
  <w:num w:numId="28">
    <w:abstractNumId w:val="2"/>
  </w:num>
  <w:num w:numId="29">
    <w:abstractNumId w:val="1"/>
  </w:num>
  <w:num w:numId="30">
    <w:abstractNumId w:val="7"/>
  </w:num>
  <w:num w:numId="31">
    <w:abstractNumId w:val="25"/>
  </w:num>
  <w:num w:numId="32">
    <w:abstractNumId w:val="18"/>
  </w:num>
  <w:num w:numId="33">
    <w:abstractNumId w:val="20"/>
  </w:num>
  <w:num w:numId="34">
    <w:abstractNumId w:val="16"/>
  </w:num>
  <w:num w:numId="35">
    <w:abstractNumId w:val="15"/>
  </w:num>
  <w:num w:numId="36">
    <w:abstractNumId w:val="2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erardo Lopez">
    <w15:presenceInfo w15:providerId="Windows Live" w15:userId="8751ffd2ea4024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9CB"/>
    <w:rsid w:val="000160B3"/>
    <w:rsid w:val="00017AD0"/>
    <w:rsid w:val="00055B76"/>
    <w:rsid w:val="00055C61"/>
    <w:rsid w:val="00056D33"/>
    <w:rsid w:val="00057808"/>
    <w:rsid w:val="00063075"/>
    <w:rsid w:val="00064004"/>
    <w:rsid w:val="000648E9"/>
    <w:rsid w:val="00065DB1"/>
    <w:rsid w:val="00075403"/>
    <w:rsid w:val="0007602B"/>
    <w:rsid w:val="00076CBE"/>
    <w:rsid w:val="0008057B"/>
    <w:rsid w:val="000A3AE9"/>
    <w:rsid w:val="000B1BF4"/>
    <w:rsid w:val="000B4A47"/>
    <w:rsid w:val="000B51B7"/>
    <w:rsid w:val="000C164E"/>
    <w:rsid w:val="000C6589"/>
    <w:rsid w:val="000F1F1D"/>
    <w:rsid w:val="000F61AC"/>
    <w:rsid w:val="00100620"/>
    <w:rsid w:val="00104A2E"/>
    <w:rsid w:val="00104C9D"/>
    <w:rsid w:val="00107A51"/>
    <w:rsid w:val="00112333"/>
    <w:rsid w:val="00117C2F"/>
    <w:rsid w:val="00123F80"/>
    <w:rsid w:val="001240BC"/>
    <w:rsid w:val="00133A19"/>
    <w:rsid w:val="0013545E"/>
    <w:rsid w:val="00136FC1"/>
    <w:rsid w:val="00141FB2"/>
    <w:rsid w:val="0014408F"/>
    <w:rsid w:val="00144B98"/>
    <w:rsid w:val="001557CC"/>
    <w:rsid w:val="00157B40"/>
    <w:rsid w:val="00197815"/>
    <w:rsid w:val="001A0888"/>
    <w:rsid w:val="001B1663"/>
    <w:rsid w:val="001C494C"/>
    <w:rsid w:val="001C69B4"/>
    <w:rsid w:val="001F306F"/>
    <w:rsid w:val="001F4610"/>
    <w:rsid w:val="001F7714"/>
    <w:rsid w:val="00206874"/>
    <w:rsid w:val="002074D3"/>
    <w:rsid w:val="00211162"/>
    <w:rsid w:val="0024204F"/>
    <w:rsid w:val="0025054A"/>
    <w:rsid w:val="002525B7"/>
    <w:rsid w:val="00263888"/>
    <w:rsid w:val="0027601A"/>
    <w:rsid w:val="002762AE"/>
    <w:rsid w:val="00276DF1"/>
    <w:rsid w:val="00282337"/>
    <w:rsid w:val="002829B2"/>
    <w:rsid w:val="0029006F"/>
    <w:rsid w:val="0029381D"/>
    <w:rsid w:val="002953AD"/>
    <w:rsid w:val="002965DC"/>
    <w:rsid w:val="002B0B27"/>
    <w:rsid w:val="002B1780"/>
    <w:rsid w:val="002C2A47"/>
    <w:rsid w:val="002C2EBC"/>
    <w:rsid w:val="002C3782"/>
    <w:rsid w:val="002C6638"/>
    <w:rsid w:val="002D0AF4"/>
    <w:rsid w:val="002D6202"/>
    <w:rsid w:val="003068FD"/>
    <w:rsid w:val="00314618"/>
    <w:rsid w:val="00326847"/>
    <w:rsid w:val="003310F4"/>
    <w:rsid w:val="00336AB6"/>
    <w:rsid w:val="00342515"/>
    <w:rsid w:val="00365089"/>
    <w:rsid w:val="003716D4"/>
    <w:rsid w:val="00372C21"/>
    <w:rsid w:val="00375315"/>
    <w:rsid w:val="00375477"/>
    <w:rsid w:val="00382EA7"/>
    <w:rsid w:val="00394C85"/>
    <w:rsid w:val="00395C19"/>
    <w:rsid w:val="003A0B26"/>
    <w:rsid w:val="003B0B9F"/>
    <w:rsid w:val="003C3348"/>
    <w:rsid w:val="003D5242"/>
    <w:rsid w:val="003E0826"/>
    <w:rsid w:val="003E73AA"/>
    <w:rsid w:val="003F69BC"/>
    <w:rsid w:val="00402F3C"/>
    <w:rsid w:val="004126DC"/>
    <w:rsid w:val="00427B29"/>
    <w:rsid w:val="00447855"/>
    <w:rsid w:val="00455F63"/>
    <w:rsid w:val="004719BE"/>
    <w:rsid w:val="00475D29"/>
    <w:rsid w:val="004A5D52"/>
    <w:rsid w:val="004C14E4"/>
    <w:rsid w:val="004C1AB1"/>
    <w:rsid w:val="004C5F9D"/>
    <w:rsid w:val="004D0014"/>
    <w:rsid w:val="004D52FA"/>
    <w:rsid w:val="004D5477"/>
    <w:rsid w:val="004D6315"/>
    <w:rsid w:val="004E3AC5"/>
    <w:rsid w:val="004F4623"/>
    <w:rsid w:val="004F59C8"/>
    <w:rsid w:val="004F6A6B"/>
    <w:rsid w:val="004F7BB0"/>
    <w:rsid w:val="00505E80"/>
    <w:rsid w:val="00507272"/>
    <w:rsid w:val="0052107D"/>
    <w:rsid w:val="00523414"/>
    <w:rsid w:val="005249CB"/>
    <w:rsid w:val="005275B9"/>
    <w:rsid w:val="0053164E"/>
    <w:rsid w:val="00531F36"/>
    <w:rsid w:val="00535AC2"/>
    <w:rsid w:val="005434BE"/>
    <w:rsid w:val="005442E9"/>
    <w:rsid w:val="00551709"/>
    <w:rsid w:val="00575031"/>
    <w:rsid w:val="00581781"/>
    <w:rsid w:val="00590208"/>
    <w:rsid w:val="0059098D"/>
    <w:rsid w:val="00597D1E"/>
    <w:rsid w:val="005A25C2"/>
    <w:rsid w:val="005A48C3"/>
    <w:rsid w:val="005A551D"/>
    <w:rsid w:val="005B777D"/>
    <w:rsid w:val="005C0D8B"/>
    <w:rsid w:val="005D52DF"/>
    <w:rsid w:val="005D649D"/>
    <w:rsid w:val="005E1242"/>
    <w:rsid w:val="005E1615"/>
    <w:rsid w:val="005E25C5"/>
    <w:rsid w:val="005E35A7"/>
    <w:rsid w:val="005F33C6"/>
    <w:rsid w:val="005F3A1F"/>
    <w:rsid w:val="005F4111"/>
    <w:rsid w:val="005F4831"/>
    <w:rsid w:val="005F57C3"/>
    <w:rsid w:val="005F64F2"/>
    <w:rsid w:val="0060304A"/>
    <w:rsid w:val="00603D24"/>
    <w:rsid w:val="006126E3"/>
    <w:rsid w:val="00613CC0"/>
    <w:rsid w:val="0061733F"/>
    <w:rsid w:val="00617FA1"/>
    <w:rsid w:val="00625345"/>
    <w:rsid w:val="00630252"/>
    <w:rsid w:val="006302D8"/>
    <w:rsid w:val="00634D2F"/>
    <w:rsid w:val="006409E5"/>
    <w:rsid w:val="006414A8"/>
    <w:rsid w:val="006448E5"/>
    <w:rsid w:val="006509D4"/>
    <w:rsid w:val="006537C3"/>
    <w:rsid w:val="00654075"/>
    <w:rsid w:val="00655587"/>
    <w:rsid w:val="00662C9A"/>
    <w:rsid w:val="006768BD"/>
    <w:rsid w:val="00683928"/>
    <w:rsid w:val="0068431D"/>
    <w:rsid w:val="006B3A0D"/>
    <w:rsid w:val="006E223D"/>
    <w:rsid w:val="006E2C01"/>
    <w:rsid w:val="006E3FF4"/>
    <w:rsid w:val="006E4133"/>
    <w:rsid w:val="006E4F97"/>
    <w:rsid w:val="006F2E88"/>
    <w:rsid w:val="0070604B"/>
    <w:rsid w:val="00733753"/>
    <w:rsid w:val="00750B77"/>
    <w:rsid w:val="00751FF5"/>
    <w:rsid w:val="00755390"/>
    <w:rsid w:val="00762AD7"/>
    <w:rsid w:val="007638F0"/>
    <w:rsid w:val="00772E42"/>
    <w:rsid w:val="007848CB"/>
    <w:rsid w:val="00793332"/>
    <w:rsid w:val="00797EDA"/>
    <w:rsid w:val="007A51C1"/>
    <w:rsid w:val="007C0FA0"/>
    <w:rsid w:val="007C5629"/>
    <w:rsid w:val="007D6EC2"/>
    <w:rsid w:val="007F04C1"/>
    <w:rsid w:val="007F0BEF"/>
    <w:rsid w:val="00806398"/>
    <w:rsid w:val="00810B05"/>
    <w:rsid w:val="0082012C"/>
    <w:rsid w:val="00820E8D"/>
    <w:rsid w:val="0082349F"/>
    <w:rsid w:val="00831A71"/>
    <w:rsid w:val="0083357F"/>
    <w:rsid w:val="008347A0"/>
    <w:rsid w:val="008378BB"/>
    <w:rsid w:val="0084402E"/>
    <w:rsid w:val="00844962"/>
    <w:rsid w:val="00850454"/>
    <w:rsid w:val="00865E52"/>
    <w:rsid w:val="00871C81"/>
    <w:rsid w:val="008802AF"/>
    <w:rsid w:val="008836A6"/>
    <w:rsid w:val="008841D3"/>
    <w:rsid w:val="00885A72"/>
    <w:rsid w:val="008C0361"/>
    <w:rsid w:val="008C2142"/>
    <w:rsid w:val="008D69D6"/>
    <w:rsid w:val="008E0BF0"/>
    <w:rsid w:val="00903CE6"/>
    <w:rsid w:val="0090423C"/>
    <w:rsid w:val="00913450"/>
    <w:rsid w:val="009254BF"/>
    <w:rsid w:val="0093205E"/>
    <w:rsid w:val="00933E05"/>
    <w:rsid w:val="00935FDE"/>
    <w:rsid w:val="00937F42"/>
    <w:rsid w:val="00944E1E"/>
    <w:rsid w:val="0096317E"/>
    <w:rsid w:val="009652DD"/>
    <w:rsid w:val="00966D4C"/>
    <w:rsid w:val="00973670"/>
    <w:rsid w:val="00974D8A"/>
    <w:rsid w:val="00984DB6"/>
    <w:rsid w:val="009A1577"/>
    <w:rsid w:val="009A21C5"/>
    <w:rsid w:val="009B2CEE"/>
    <w:rsid w:val="009B41A1"/>
    <w:rsid w:val="009B68CD"/>
    <w:rsid w:val="009D0A60"/>
    <w:rsid w:val="009E0571"/>
    <w:rsid w:val="009E22EC"/>
    <w:rsid w:val="009E294E"/>
    <w:rsid w:val="009E3F9A"/>
    <w:rsid w:val="009F6E30"/>
    <w:rsid w:val="009F7E8F"/>
    <w:rsid w:val="00A07D46"/>
    <w:rsid w:val="00A15F81"/>
    <w:rsid w:val="00A220BD"/>
    <w:rsid w:val="00A23C53"/>
    <w:rsid w:val="00A31B5E"/>
    <w:rsid w:val="00A412AA"/>
    <w:rsid w:val="00A42640"/>
    <w:rsid w:val="00A5733A"/>
    <w:rsid w:val="00A725B4"/>
    <w:rsid w:val="00A77867"/>
    <w:rsid w:val="00A86B8F"/>
    <w:rsid w:val="00A8711A"/>
    <w:rsid w:val="00A93FD0"/>
    <w:rsid w:val="00A944F5"/>
    <w:rsid w:val="00A9637F"/>
    <w:rsid w:val="00AA3251"/>
    <w:rsid w:val="00AB5CB8"/>
    <w:rsid w:val="00AD0D1E"/>
    <w:rsid w:val="00AD7673"/>
    <w:rsid w:val="00AD7897"/>
    <w:rsid w:val="00AE0600"/>
    <w:rsid w:val="00AF3C73"/>
    <w:rsid w:val="00B00DEE"/>
    <w:rsid w:val="00B04F99"/>
    <w:rsid w:val="00B17E05"/>
    <w:rsid w:val="00B27538"/>
    <w:rsid w:val="00B2776B"/>
    <w:rsid w:val="00B37207"/>
    <w:rsid w:val="00B47C8E"/>
    <w:rsid w:val="00B5417D"/>
    <w:rsid w:val="00B6109F"/>
    <w:rsid w:val="00B63574"/>
    <w:rsid w:val="00B70FF7"/>
    <w:rsid w:val="00B750AE"/>
    <w:rsid w:val="00B806A9"/>
    <w:rsid w:val="00B862F8"/>
    <w:rsid w:val="00BA0DEE"/>
    <w:rsid w:val="00BA39E2"/>
    <w:rsid w:val="00BB682F"/>
    <w:rsid w:val="00BC0100"/>
    <w:rsid w:val="00BC1F4F"/>
    <w:rsid w:val="00BC26AF"/>
    <w:rsid w:val="00BD258B"/>
    <w:rsid w:val="00C10C5C"/>
    <w:rsid w:val="00C15CDF"/>
    <w:rsid w:val="00C248A0"/>
    <w:rsid w:val="00C31764"/>
    <w:rsid w:val="00C33B90"/>
    <w:rsid w:val="00C4092D"/>
    <w:rsid w:val="00C42EEC"/>
    <w:rsid w:val="00C50415"/>
    <w:rsid w:val="00C52156"/>
    <w:rsid w:val="00C54F74"/>
    <w:rsid w:val="00C721BA"/>
    <w:rsid w:val="00C845F1"/>
    <w:rsid w:val="00C855A6"/>
    <w:rsid w:val="00C91583"/>
    <w:rsid w:val="00C971EE"/>
    <w:rsid w:val="00CA14E3"/>
    <w:rsid w:val="00CA230D"/>
    <w:rsid w:val="00CC5CFE"/>
    <w:rsid w:val="00CC7CE9"/>
    <w:rsid w:val="00CE0959"/>
    <w:rsid w:val="00D112ED"/>
    <w:rsid w:val="00D157B5"/>
    <w:rsid w:val="00D249A8"/>
    <w:rsid w:val="00D4137F"/>
    <w:rsid w:val="00D423F3"/>
    <w:rsid w:val="00D45F91"/>
    <w:rsid w:val="00D55C17"/>
    <w:rsid w:val="00D57251"/>
    <w:rsid w:val="00D741F2"/>
    <w:rsid w:val="00DA6AC1"/>
    <w:rsid w:val="00DE0CE1"/>
    <w:rsid w:val="00DE1FED"/>
    <w:rsid w:val="00DE5D8D"/>
    <w:rsid w:val="00DE6876"/>
    <w:rsid w:val="00DE7CE4"/>
    <w:rsid w:val="00DF4861"/>
    <w:rsid w:val="00DF4B74"/>
    <w:rsid w:val="00E14682"/>
    <w:rsid w:val="00E42AFB"/>
    <w:rsid w:val="00E527E0"/>
    <w:rsid w:val="00E573ED"/>
    <w:rsid w:val="00E66CAE"/>
    <w:rsid w:val="00E77161"/>
    <w:rsid w:val="00E862FC"/>
    <w:rsid w:val="00E8631A"/>
    <w:rsid w:val="00E87E10"/>
    <w:rsid w:val="00E91D58"/>
    <w:rsid w:val="00E94BAA"/>
    <w:rsid w:val="00EA26F3"/>
    <w:rsid w:val="00EA2FB7"/>
    <w:rsid w:val="00EA5A73"/>
    <w:rsid w:val="00EB22CF"/>
    <w:rsid w:val="00EB273C"/>
    <w:rsid w:val="00EB5C56"/>
    <w:rsid w:val="00EC267C"/>
    <w:rsid w:val="00EC7AB1"/>
    <w:rsid w:val="00EE2074"/>
    <w:rsid w:val="00EF03CA"/>
    <w:rsid w:val="00EF0C91"/>
    <w:rsid w:val="00EF7C17"/>
    <w:rsid w:val="00F0645D"/>
    <w:rsid w:val="00F11F6D"/>
    <w:rsid w:val="00F17646"/>
    <w:rsid w:val="00F33740"/>
    <w:rsid w:val="00F46DB6"/>
    <w:rsid w:val="00F46F1E"/>
    <w:rsid w:val="00F66ADC"/>
    <w:rsid w:val="00F67C40"/>
    <w:rsid w:val="00F77831"/>
    <w:rsid w:val="00F90DA1"/>
    <w:rsid w:val="00F97B4E"/>
    <w:rsid w:val="00FB4E69"/>
    <w:rsid w:val="00FC66EB"/>
    <w:rsid w:val="00FC7CF4"/>
    <w:rsid w:val="00FD2547"/>
    <w:rsid w:val="00FE7C77"/>
    <w:rsid w:val="00FF1780"/>
    <w:rsid w:val="00FF21BC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1E10BD"/>
  <w15:docId w15:val="{0AC6DF6A-F5F2-4CC9-BB59-05F5E7E7C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Listaconnmeros">
    <w:name w:val="List Number"/>
    <w:basedOn w:val="Normal"/>
    <w:pPr>
      <w:autoSpaceDE/>
      <w:autoSpaceDN/>
      <w:ind w:left="360" w:hanging="360"/>
    </w:pPr>
    <w:rPr>
      <w:lang w:eastAsia="ja-JP"/>
    </w:rPr>
  </w:style>
  <w:style w:type="paragraph" w:styleId="Descripcin">
    <w:name w:val="caption"/>
    <w:basedOn w:val="Normal"/>
    <w:next w:val="Normal"/>
    <w:unhideWhenUsed/>
    <w:qFormat/>
    <w:rsid w:val="00B806A9"/>
    <w:rPr>
      <w:b/>
      <w:bCs/>
    </w:rPr>
  </w:style>
  <w:style w:type="table" w:styleId="Tablaconcuadrcula">
    <w:name w:val="Table Grid"/>
    <w:basedOn w:val="Tablanormal"/>
    <w:rsid w:val="00E66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uiPriority w:val="9"/>
    <w:rsid w:val="0093205E"/>
    <w:rPr>
      <w:smallCaps/>
      <w:kern w:val="28"/>
      <w:lang w:val="en-US" w:eastAsia="en-US"/>
    </w:rPr>
  </w:style>
  <w:style w:type="paragraph" w:styleId="Textodeglobo">
    <w:name w:val="Balloon Text"/>
    <w:basedOn w:val="Normal"/>
    <w:link w:val="TextodegloboCar"/>
    <w:rsid w:val="00C248A0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C248A0"/>
    <w:rPr>
      <w:rFonts w:ascii="Tahoma" w:hAnsi="Tahoma" w:cs="Tahoma"/>
      <w:sz w:val="16"/>
      <w:szCs w:val="16"/>
      <w:lang w:val="en-US" w:eastAsia="en-US"/>
    </w:rPr>
  </w:style>
  <w:style w:type="character" w:customStyle="1" w:styleId="apple-converted-space">
    <w:name w:val="apple-converted-space"/>
    <w:basedOn w:val="Fuentedeprrafopredeter"/>
    <w:rsid w:val="0061733F"/>
  </w:style>
  <w:style w:type="character" w:customStyle="1" w:styleId="WW8Num1z8">
    <w:name w:val="WW8Num1z8"/>
    <w:rsid w:val="000160B3"/>
  </w:style>
  <w:style w:type="paragraph" w:styleId="Prrafodelista">
    <w:name w:val="List Paragraph"/>
    <w:basedOn w:val="Normal"/>
    <w:uiPriority w:val="34"/>
    <w:qFormat/>
    <w:rsid w:val="00810B05"/>
    <w:pPr>
      <w:ind w:left="708"/>
    </w:pPr>
  </w:style>
  <w:style w:type="paragraph" w:styleId="NormalWeb">
    <w:name w:val="Normal (Web)"/>
    <w:basedOn w:val="Normal"/>
    <w:uiPriority w:val="99"/>
    <w:unhideWhenUsed/>
    <w:rsid w:val="00885A72"/>
    <w:pPr>
      <w:autoSpaceDE/>
      <w:autoSpaceDN/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w-headline">
    <w:name w:val="mw-headline"/>
    <w:rsid w:val="00885A72"/>
  </w:style>
  <w:style w:type="character" w:styleId="Hipervnculovisitado">
    <w:name w:val="FollowedHyperlink"/>
    <w:rsid w:val="004D52FA"/>
    <w:rPr>
      <w:color w:val="800080"/>
      <w:u w:val="single"/>
    </w:rPr>
  </w:style>
  <w:style w:type="character" w:styleId="Refdecomentario">
    <w:name w:val="annotation reference"/>
    <w:uiPriority w:val="99"/>
    <w:unhideWhenUsed/>
    <w:rsid w:val="004D52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D52FA"/>
    <w:pPr>
      <w:autoSpaceDE/>
      <w:autoSpaceDN/>
      <w:spacing w:after="160"/>
    </w:pPr>
    <w:rPr>
      <w:rFonts w:ascii="Calibri" w:eastAsia="Calibri" w:hAnsi="Calibri"/>
      <w:lang w:val="es-CO"/>
    </w:rPr>
  </w:style>
  <w:style w:type="character" w:customStyle="1" w:styleId="TextocomentarioCar">
    <w:name w:val="Texto comentario Car"/>
    <w:link w:val="Textocomentario"/>
    <w:uiPriority w:val="99"/>
    <w:rsid w:val="004D52FA"/>
    <w:rPr>
      <w:rFonts w:ascii="Calibri" w:eastAsia="Calibri" w:hAnsi="Calibri"/>
      <w:lang w:val="es-CO" w:eastAsia="en-US"/>
    </w:rPr>
  </w:style>
  <w:style w:type="character" w:customStyle="1" w:styleId="notranslate">
    <w:name w:val="notranslate"/>
    <w:basedOn w:val="Fuentedeprrafopredeter"/>
    <w:rsid w:val="009A21C5"/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275B9"/>
    <w:pPr>
      <w:autoSpaceDE w:val="0"/>
      <w:autoSpaceDN w:val="0"/>
      <w:spacing w:after="0"/>
    </w:pPr>
    <w:rPr>
      <w:rFonts w:ascii="Times New Roman" w:eastAsia="Times New Roman" w:hAnsi="Times New Roman"/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275B9"/>
    <w:rPr>
      <w:rFonts w:ascii="Calibri" w:eastAsia="Calibri" w:hAnsi="Calibri"/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5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s.wikipedia.org/wiki/Hardware" TargetMode="External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es.wikipedia.org/wiki/Entorno_de_desarrollo" TargetMode="External"/><Relationship Id="rId25" Type="http://schemas.openxmlformats.org/officeDocument/2006/relationships/comments" Target="comments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Microcontrolador" TargetMode="External"/><Relationship Id="rId20" Type="http://schemas.openxmlformats.org/officeDocument/2006/relationships/hyperlink" Target="https://es.wikipedia.org/wiki/Entrada/salida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Circuito_impreso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hyperlink" Target="mailto:ingdani7@gmail.com" TargetMode="External"/><Relationship Id="rId19" Type="http://schemas.openxmlformats.org/officeDocument/2006/relationships/hyperlink" Target="https://es.wikipedia.org/wiki/AVR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uancia96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mailto:Lmmr.530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DBCC79-2A26-4731-898B-2209BA0F4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1349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INDEPENDIENTE</Company>
  <LinksUpToDate>false</LinksUpToDate>
  <CharactersWithSpaces>8754</CharactersWithSpaces>
  <SharedDoc>false</SharedDoc>
  <HLinks>
    <vt:vector size="120" baseType="variant">
      <vt:variant>
        <vt:i4>4980791</vt:i4>
      </vt:variant>
      <vt:variant>
        <vt:i4>57</vt:i4>
      </vt:variant>
      <vt:variant>
        <vt:i4>0</vt:i4>
      </vt:variant>
      <vt:variant>
        <vt:i4>5</vt:i4>
      </vt:variant>
      <vt:variant>
        <vt:lpwstr>https://es.wikipedia.org/wiki/Memoria_de_acceso_aleatorio</vt:lpwstr>
      </vt:variant>
      <vt:variant>
        <vt:lpwstr/>
      </vt:variant>
      <vt:variant>
        <vt:i4>7798804</vt:i4>
      </vt:variant>
      <vt:variant>
        <vt:i4>54</vt:i4>
      </vt:variant>
      <vt:variant>
        <vt:i4>0</vt:i4>
      </vt:variant>
      <vt:variant>
        <vt:i4>5</vt:i4>
      </vt:variant>
      <vt:variant>
        <vt:lpwstr>https://es.wikipedia.org/wiki/Unidad_de_coma_flotante</vt:lpwstr>
      </vt:variant>
      <vt:variant>
        <vt:lpwstr/>
      </vt:variant>
      <vt:variant>
        <vt:i4>5439519</vt:i4>
      </vt:variant>
      <vt:variant>
        <vt:i4>51</vt:i4>
      </vt:variant>
      <vt:variant>
        <vt:i4>0</vt:i4>
      </vt:variant>
      <vt:variant>
        <vt:i4>5</vt:i4>
      </vt:variant>
      <vt:variant>
        <vt:lpwstr>https://es.wikipedia.org/wiki/Unidad_aritm%C3%A9tico_l%C3%B3gica</vt:lpwstr>
      </vt:variant>
      <vt:variant>
        <vt:lpwstr/>
      </vt:variant>
      <vt:variant>
        <vt:i4>1114188</vt:i4>
      </vt:variant>
      <vt:variant>
        <vt:i4>48</vt:i4>
      </vt:variant>
      <vt:variant>
        <vt:i4>0</vt:i4>
      </vt:variant>
      <vt:variant>
        <vt:i4>5</vt:i4>
      </vt:variant>
      <vt:variant>
        <vt:lpwstr>https://es.wikipedia.org/wiki/Unidad_de_control</vt:lpwstr>
      </vt:variant>
      <vt:variant>
        <vt:lpwstr/>
      </vt:variant>
      <vt:variant>
        <vt:i4>917536</vt:i4>
      </vt:variant>
      <vt:variant>
        <vt:i4>45</vt:i4>
      </vt:variant>
      <vt:variant>
        <vt:i4>0</vt:i4>
      </vt:variant>
      <vt:variant>
        <vt:i4>5</vt:i4>
      </vt:variant>
      <vt:variant>
        <vt:lpwstr>https://es.wikipedia.org/wiki/Registro_(hardware)</vt:lpwstr>
      </vt:variant>
      <vt:variant>
        <vt:lpwstr/>
      </vt:variant>
      <vt:variant>
        <vt:i4>1572973</vt:i4>
      </vt:variant>
      <vt:variant>
        <vt:i4>42</vt:i4>
      </vt:variant>
      <vt:variant>
        <vt:i4>0</vt:i4>
      </vt:variant>
      <vt:variant>
        <vt:i4>5</vt:i4>
      </vt:variant>
      <vt:variant>
        <vt:lpwstr>https://es.wikipedia.org/wiki/Memoria_principal</vt:lpwstr>
      </vt:variant>
      <vt:variant>
        <vt:lpwstr/>
      </vt:variant>
      <vt:variant>
        <vt:i4>1769494</vt:i4>
      </vt:variant>
      <vt:variant>
        <vt:i4>39</vt:i4>
      </vt:variant>
      <vt:variant>
        <vt:i4>0</vt:i4>
      </vt:variant>
      <vt:variant>
        <vt:i4>5</vt:i4>
      </vt:variant>
      <vt:variant>
        <vt:lpwstr>https://es.wikipedia.org/wiki/%C3%81lgebra_de_Boole</vt:lpwstr>
      </vt:variant>
      <vt:variant>
        <vt:lpwstr/>
      </vt:variant>
      <vt:variant>
        <vt:i4>5832706</vt:i4>
      </vt:variant>
      <vt:variant>
        <vt:i4>36</vt:i4>
      </vt:variant>
      <vt:variant>
        <vt:i4>0</vt:i4>
      </vt:variant>
      <vt:variant>
        <vt:i4>5</vt:i4>
      </vt:variant>
      <vt:variant>
        <vt:lpwstr>https://es.wikipedia.org/wiki/Dividir</vt:lpwstr>
      </vt:variant>
      <vt:variant>
        <vt:lpwstr/>
      </vt:variant>
      <vt:variant>
        <vt:i4>4784147</vt:i4>
      </vt:variant>
      <vt:variant>
        <vt:i4>33</vt:i4>
      </vt:variant>
      <vt:variant>
        <vt:i4>0</vt:i4>
      </vt:variant>
      <vt:variant>
        <vt:i4>5</vt:i4>
      </vt:variant>
      <vt:variant>
        <vt:lpwstr>https://es.wikipedia.org/wiki/Multiplicar</vt:lpwstr>
      </vt:variant>
      <vt:variant>
        <vt:lpwstr/>
      </vt:variant>
      <vt:variant>
        <vt:i4>5439508</vt:i4>
      </vt:variant>
      <vt:variant>
        <vt:i4>30</vt:i4>
      </vt:variant>
      <vt:variant>
        <vt:i4>0</vt:i4>
      </vt:variant>
      <vt:variant>
        <vt:i4>5</vt:i4>
      </vt:variant>
      <vt:variant>
        <vt:lpwstr>https://es.wikipedia.org/wiki/Restar</vt:lpwstr>
      </vt:variant>
      <vt:variant>
        <vt:lpwstr/>
      </vt:variant>
      <vt:variant>
        <vt:i4>2359402</vt:i4>
      </vt:variant>
      <vt:variant>
        <vt:i4>27</vt:i4>
      </vt:variant>
      <vt:variant>
        <vt:i4>0</vt:i4>
      </vt:variant>
      <vt:variant>
        <vt:i4>5</vt:i4>
      </vt:variant>
      <vt:variant>
        <vt:lpwstr>https://es.wikipedia.org/wiki/Sumar</vt:lpwstr>
      </vt:variant>
      <vt:variant>
        <vt:lpwstr/>
      </vt:variant>
      <vt:variant>
        <vt:i4>4194308</vt:i4>
      </vt:variant>
      <vt:variant>
        <vt:i4>24</vt:i4>
      </vt:variant>
      <vt:variant>
        <vt:i4>0</vt:i4>
      </vt:variant>
      <vt:variant>
        <vt:i4>5</vt:i4>
      </vt:variant>
      <vt:variant>
        <vt:lpwstr>https://es.wikipedia.org/wiki/L%C3%B3gica</vt:lpwstr>
      </vt:variant>
      <vt:variant>
        <vt:lpwstr/>
      </vt:variant>
      <vt:variant>
        <vt:i4>5636103</vt:i4>
      </vt:variant>
      <vt:variant>
        <vt:i4>21</vt:i4>
      </vt:variant>
      <vt:variant>
        <vt:i4>0</vt:i4>
      </vt:variant>
      <vt:variant>
        <vt:i4>5</vt:i4>
      </vt:variant>
      <vt:variant>
        <vt:lpwstr>https://es.wikipedia.org/wiki/Aritm%C3%A9tica</vt:lpwstr>
      </vt:variant>
      <vt:variant>
        <vt:lpwstr/>
      </vt:variant>
      <vt:variant>
        <vt:i4>7798792</vt:i4>
      </vt:variant>
      <vt:variant>
        <vt:i4>18</vt:i4>
      </vt:variant>
      <vt:variant>
        <vt:i4>0</vt:i4>
      </vt:variant>
      <vt:variant>
        <vt:i4>5</vt:i4>
      </vt:variant>
      <vt:variant>
        <vt:lpwstr>https://es.wikipedia.org/wiki/Lenguaje_de_bajo_nivel</vt:lpwstr>
      </vt:variant>
      <vt:variant>
        <vt:lpwstr/>
      </vt:variant>
      <vt:variant>
        <vt:i4>1900577</vt:i4>
      </vt:variant>
      <vt:variant>
        <vt:i4>15</vt:i4>
      </vt:variant>
      <vt:variant>
        <vt:i4>0</vt:i4>
      </vt:variant>
      <vt:variant>
        <vt:i4>5</vt:i4>
      </vt:variant>
      <vt:variant>
        <vt:lpwstr>https://es.wikipedia.org/wiki/Instrucci%C3%B3n_(inform%C3%A1tica)</vt:lpwstr>
      </vt:variant>
      <vt:variant>
        <vt:lpwstr/>
      </vt:variant>
      <vt:variant>
        <vt:i4>3932275</vt:i4>
      </vt:variant>
      <vt:variant>
        <vt:i4>12</vt:i4>
      </vt:variant>
      <vt:variant>
        <vt:i4>0</vt:i4>
      </vt:variant>
      <vt:variant>
        <vt:i4>5</vt:i4>
      </vt:variant>
      <vt:variant>
        <vt:lpwstr>https://es.wikipedia.org/wiki/Aplicaciones</vt:lpwstr>
      </vt:variant>
      <vt:variant>
        <vt:lpwstr/>
      </vt:variant>
      <vt:variant>
        <vt:i4>2031730</vt:i4>
      </vt:variant>
      <vt:variant>
        <vt:i4>9</vt:i4>
      </vt:variant>
      <vt:variant>
        <vt:i4>0</vt:i4>
      </vt:variant>
      <vt:variant>
        <vt:i4>5</vt:i4>
      </vt:variant>
      <vt:variant>
        <vt:lpwstr>https://es.wikipedia.org/wiki/Sistema_operativo</vt:lpwstr>
      </vt:variant>
      <vt:variant>
        <vt:lpwstr/>
      </vt:variant>
      <vt:variant>
        <vt:i4>3670105</vt:i4>
      </vt:variant>
      <vt:variant>
        <vt:i4>6</vt:i4>
      </vt:variant>
      <vt:variant>
        <vt:i4>0</vt:i4>
      </vt:variant>
      <vt:variant>
        <vt:i4>5</vt:i4>
      </vt:variant>
      <vt:variant>
        <vt:lpwstr>https://es.wikipedia.org/wiki/Programa_inform%C3%A1tico</vt:lpwstr>
      </vt:variant>
      <vt:variant>
        <vt:lpwstr/>
      </vt:variant>
      <vt:variant>
        <vt:i4>5046273</vt:i4>
      </vt:variant>
      <vt:variant>
        <vt:i4>3</vt:i4>
      </vt:variant>
      <vt:variant>
        <vt:i4>0</vt:i4>
      </vt:variant>
      <vt:variant>
        <vt:i4>5</vt:i4>
      </vt:variant>
      <vt:variant>
        <vt:lpwstr>https://es.wikipedia.org/wiki/Computadora</vt:lpwstr>
      </vt:variant>
      <vt:variant>
        <vt:lpwstr/>
      </vt:variant>
      <vt:variant>
        <vt:i4>4718630</vt:i4>
      </vt:variant>
      <vt:variant>
        <vt:i4>0</vt:i4>
      </vt:variant>
      <vt:variant>
        <vt:i4>0</vt:i4>
      </vt:variant>
      <vt:variant>
        <vt:i4>5</vt:i4>
      </vt:variant>
      <vt:variant>
        <vt:lpwstr>https://es.wikipedia.org/wiki/Circuito_integrado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creator>JAVIER  GONZALEZ</dc:creator>
  <cp:lastModifiedBy>Gerardo Lopez</cp:lastModifiedBy>
  <cp:revision>4</cp:revision>
  <cp:lastPrinted>2002-10-03T18:27:00Z</cp:lastPrinted>
  <dcterms:created xsi:type="dcterms:W3CDTF">2016-06-03T20:29:00Z</dcterms:created>
  <dcterms:modified xsi:type="dcterms:W3CDTF">2016-06-04T04:35:00Z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274452865</vt:i4>
  </property>
  <property fmtid="{D5CDD505-2E9C-101B-9397-08002B2CF9AE}" pid="3" name="_EmailSubject">
    <vt:lpwstr>Papers en español...</vt:lpwstr>
  </property>
  <property fmtid="{D5CDD505-2E9C-101B-9397-08002B2CF9AE}" pid="4" name="_AuthorEmail">
    <vt:lpwstr>carlosmurillo@ieee.org</vt:lpwstr>
  </property>
  <property fmtid="{D5CDD505-2E9C-101B-9397-08002B2CF9AE}" pid="5" name="_AuthorEmailDisplayName">
    <vt:lpwstr>Carlos Andrés Murillo Buitrago</vt:lpwstr>
  </property>
  <property fmtid="{D5CDD505-2E9C-101B-9397-08002B2CF9AE}" pid="6" name="_ReviewingToolsShownOnce">
    <vt:lpwstr/>
  </property>
</Properties>
</file>